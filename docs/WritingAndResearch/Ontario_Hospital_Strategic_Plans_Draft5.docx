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0.xml" ContentType="application/vnd.openxmlformats-officedocument.wordprocessingml.commentsExtensible+xml"/>
  <Override PartName="/word/commentsIds0.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0CF1" w14:textId="77777777" w:rsidR="000D6FCD" w:rsidRDefault="00000000">
      <w:pPr>
        <w:spacing w:before="440" w:after="80"/>
        <w:jc w:val="center"/>
      </w:pPr>
      <w:r>
        <w:rPr>
          <w:b/>
          <w:bCs/>
          <w:color w:val="1F3864"/>
          <w:sz w:val="52"/>
          <w:szCs w:val="52"/>
        </w:rPr>
        <w:t>ONTARIO HOSPITAL STRATEGIC PLANS</w:t>
      </w:r>
    </w:p>
    <w:p w14:paraId="244067C6" w14:textId="77777777" w:rsidR="000D6FCD" w:rsidRDefault="00000000">
      <w:pPr>
        <w:spacing w:after="80"/>
        <w:jc w:val="center"/>
      </w:pPr>
      <w:r>
        <w:rPr>
          <w:color w:val="2E75B6"/>
          <w:sz w:val="36"/>
          <w:szCs w:val="36"/>
        </w:rPr>
        <w:t>What 122 Hospitals Are Focused On</w:t>
      </w:r>
    </w:p>
    <w:p w14:paraId="55D9D1D3" w14:textId="77777777" w:rsidR="000D6FCD" w:rsidRDefault="00000000">
      <w:pPr>
        <w:spacing w:after="80"/>
        <w:jc w:val="center"/>
      </w:pPr>
      <w:r>
        <w:rPr>
          <w:i/>
          <w:iCs/>
          <w:color w:val="5D6D7E"/>
          <w:sz w:val="24"/>
          <w:szCs w:val="24"/>
        </w:rPr>
        <w:t>A Sector-Wide Analysis Using AI-Assisted Data Collection</w:t>
      </w:r>
    </w:p>
    <w:p w14:paraId="20535CA7" w14:textId="77777777" w:rsidR="000D6FCD" w:rsidRDefault="00000000">
      <w:pPr>
        <w:spacing w:after="360"/>
        <w:jc w:val="center"/>
      </w:pPr>
      <w:r>
        <w:rPr>
          <w:color w:val="5D6D7E"/>
          <w:sz w:val="20"/>
          <w:szCs w:val="20"/>
        </w:rPr>
        <w:t>HospitalIntelligenceR  |  Ontario, Canada  |  May 2026</w:t>
      </w:r>
    </w:p>
    <w:p w14:paraId="391633B5" w14:textId="77777777" w:rsidR="000D6FCD" w:rsidRDefault="000D6FCD">
      <w:pPr>
        <w:pBdr>
          <w:bottom w:val="single" w:sz="8" w:space="1" w:color="1F3864"/>
        </w:pBdr>
        <w:spacing w:before="240" w:after="240"/>
      </w:pPr>
    </w:p>
    <w:p w14:paraId="23CA73B5" w14:textId="77777777" w:rsidR="000D6FCD" w:rsidRDefault="000D6FCD">
      <w:pPr>
        <w:spacing w:after="200"/>
      </w:pPr>
    </w:p>
    <w:tbl>
      <w:tblPr>
        <w:tblW w:w="9360" w:type="dxa"/>
        <w:tblLayout w:type="fixed"/>
        <w:tblCellMar>
          <w:top w:w="160" w:type="dxa"/>
          <w:left w:w="120" w:type="dxa"/>
          <w:bottom w:w="160" w:type="dxa"/>
          <w:right w:w="120" w:type="dxa"/>
        </w:tblCellMar>
        <w:tblLook w:val="0000" w:firstRow="0" w:lastRow="0" w:firstColumn="0" w:lastColumn="0" w:noHBand="0" w:noVBand="0"/>
      </w:tblPr>
      <w:tblGrid>
        <w:gridCol w:w="3120"/>
        <w:gridCol w:w="3120"/>
        <w:gridCol w:w="3120"/>
      </w:tblGrid>
      <w:tr w:rsidR="000D6FCD" w14:paraId="5853E683" w14:textId="77777777">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28C5AF23" w14:textId="77777777" w:rsidR="000D6FCD" w:rsidRDefault="00000000">
            <w:pPr>
              <w:spacing w:after="40"/>
              <w:jc w:val="center"/>
            </w:pPr>
            <w:r>
              <w:rPr>
                <w:b/>
                <w:bCs/>
                <w:color w:val="1F3864"/>
                <w:sz w:val="56"/>
                <w:szCs w:val="56"/>
              </w:rPr>
              <w:t>122</w:t>
            </w:r>
          </w:p>
          <w:p w14:paraId="42DC9706" w14:textId="77777777" w:rsidR="000D6FCD" w:rsidRDefault="00000000">
            <w:pPr>
              <w:spacing w:after="20"/>
              <w:jc w:val="center"/>
            </w:pPr>
            <w:r>
              <w:rPr>
                <w:b/>
                <w:bCs/>
                <w:color w:val="2E75B6"/>
                <w:sz w:val="21"/>
                <w:szCs w:val="21"/>
              </w:rPr>
              <w:t>Plans Collected</w:t>
            </w:r>
          </w:p>
          <w:p w14:paraId="239A9BB2" w14:textId="77777777" w:rsidR="000D6FCD" w:rsidRDefault="00000000">
            <w:pPr>
              <w:jc w:val="center"/>
            </w:pPr>
            <w:r>
              <w:rPr>
                <w:color w:val="5D6D7E"/>
                <w:sz w:val="17"/>
                <w:szCs w:val="17"/>
              </w:rPr>
              <w:t>of 130 Ontario public hospitals</w:t>
            </w:r>
          </w:p>
        </w:tc>
        <w:tc>
          <w:tcPr>
            <w:tcW w:w="3120" w:type="dxa"/>
            <w:tcBorders>
              <w:top w:val="single" w:sz="10" w:space="0" w:color="1F3864"/>
              <w:left w:val="single" w:sz="4" w:space="0" w:color="D0D7DE"/>
              <w:bottom w:val="single" w:sz="10" w:space="0" w:color="1F3864"/>
              <w:right w:val="single" w:sz="4" w:space="0" w:color="D0D7DE"/>
            </w:tcBorders>
            <w:shd w:val="clear" w:color="auto" w:fill="DAE8F5"/>
          </w:tcPr>
          <w:p w14:paraId="7D53BF52" w14:textId="77777777" w:rsidR="000D6FCD" w:rsidRDefault="00000000">
            <w:pPr>
              <w:spacing w:after="40"/>
              <w:jc w:val="center"/>
            </w:pPr>
            <w:r>
              <w:rPr>
                <w:b/>
                <w:bCs/>
                <w:color w:val="1F3864"/>
                <w:sz w:val="56"/>
                <w:szCs w:val="56"/>
              </w:rPr>
              <w:t>560</w:t>
            </w:r>
          </w:p>
          <w:p w14:paraId="10DFADD2" w14:textId="77777777" w:rsidR="000D6FCD" w:rsidRDefault="00000000">
            <w:pPr>
              <w:spacing w:after="20"/>
              <w:jc w:val="center"/>
            </w:pPr>
            <w:r>
              <w:rPr>
                <w:b/>
                <w:bCs/>
                <w:color w:val="2E75B6"/>
                <w:sz w:val="21"/>
                <w:szCs w:val="21"/>
              </w:rPr>
              <w:t>Strategic Directions</w:t>
            </w:r>
          </w:p>
          <w:p w14:paraId="701BFCAC" w14:textId="77777777" w:rsidR="000D6FCD" w:rsidRDefault="00000000">
            <w:pPr>
              <w:jc w:val="center"/>
            </w:pPr>
            <w:r>
              <w:rPr>
                <w:color w:val="5D6D7E"/>
                <w:sz w:val="17"/>
                <w:szCs w:val="17"/>
              </w:rPr>
              <w:t>extracted verbatim from plan text</w:t>
            </w:r>
          </w:p>
        </w:tc>
        <w:tc>
          <w:tcPr>
            <w:tcW w:w="3120" w:type="dxa"/>
            <w:tcBorders>
              <w:top w:val="single" w:sz="10" w:space="0" w:color="1F3864"/>
              <w:left w:val="single" w:sz="4" w:space="0" w:color="D0D7DE"/>
              <w:bottom w:val="single" w:sz="10" w:space="0" w:color="1F3864"/>
              <w:right w:val="single" w:sz="4" w:space="0" w:color="D0D7DE"/>
            </w:tcBorders>
            <w:shd w:val="clear" w:color="auto" w:fill="EFF5FB"/>
          </w:tcPr>
          <w:p w14:paraId="7CB932D7" w14:textId="77777777" w:rsidR="000D6FCD" w:rsidRDefault="00000000">
            <w:pPr>
              <w:spacing w:after="40"/>
              <w:jc w:val="center"/>
            </w:pPr>
            <w:r>
              <w:rPr>
                <w:b/>
                <w:bCs/>
                <w:color w:val="1F3864"/>
                <w:sz w:val="56"/>
                <w:szCs w:val="56"/>
              </w:rPr>
              <w:t>10</w:t>
            </w:r>
          </w:p>
          <w:p w14:paraId="67E052B8" w14:textId="77777777" w:rsidR="000D6FCD" w:rsidRDefault="00000000">
            <w:pPr>
              <w:spacing w:after="20"/>
              <w:jc w:val="center"/>
            </w:pPr>
            <w:r>
              <w:rPr>
                <w:b/>
                <w:bCs/>
                <w:color w:val="2E75B6"/>
                <w:sz w:val="21"/>
                <w:szCs w:val="21"/>
              </w:rPr>
              <w:t>Strategic Themes</w:t>
            </w:r>
          </w:p>
          <w:p w14:paraId="23D25D59" w14:textId="77777777" w:rsidR="000D6FCD" w:rsidRDefault="00000000">
            <w:pPr>
              <w:jc w:val="center"/>
            </w:pPr>
            <w:r>
              <w:rPr>
                <w:color w:val="5D6D7E"/>
                <w:sz w:val="17"/>
                <w:szCs w:val="17"/>
              </w:rPr>
              <w:t>applied consistently across all plans</w:t>
            </w:r>
          </w:p>
        </w:tc>
      </w:tr>
    </w:tbl>
    <w:p w14:paraId="25BF1EDC" w14:textId="77777777" w:rsidR="000D6FCD" w:rsidRDefault="000D6FCD">
      <w:pPr>
        <w:spacing w:after="240"/>
      </w:pPr>
    </w:p>
    <w:p w14:paraId="300FADA6" w14:textId="77777777" w:rsidR="000D6FCD" w:rsidRDefault="000D6FCD">
      <w:pPr>
        <w:pBdr>
          <w:bottom w:val="single" w:sz="8" w:space="1" w:color="2E75B6"/>
        </w:pBdr>
        <w:spacing w:before="240" w:after="240"/>
      </w:pPr>
    </w:p>
    <w:p w14:paraId="648576F8" w14:textId="77777777" w:rsidR="000D6FCD" w:rsidRDefault="00000000">
      <w:pPr>
        <w:pStyle w:val="Heading1"/>
      </w:pPr>
      <w:r>
        <w:t>1.  Why This Matters</w:t>
      </w:r>
    </w:p>
    <w:p w14:paraId="6F31F4BD" w14:textId="77777777" w:rsidR="000D6FCD" w:rsidRDefault="00000000">
      <w:pPr>
        <w:spacing w:after="160"/>
      </w:pPr>
      <w:r>
        <w:t>Ontario's 130 publicly funded hospitals are governed by volunteer boards that set direction, hold management accountable, and steward public resources on behalf of every Ontarian. At the centre of that governance sits the strategic plan, the document that names what a hospital will focus on for the next three to five years and against which its leadership is held accountable.</w:t>
      </w:r>
    </w:p>
    <w:p w14:paraId="6A86DF08" w14:textId="77777777" w:rsidR="000D6FCD" w:rsidRDefault="00000000">
      <w:pPr>
        <w:spacing w:after="160"/>
      </w:pPr>
      <w:r>
        <w:t>Board members and executives have always known what their own hospital's plan says. What no one could answer, until now, is what the sector as a whole is focused on. Are Ontario hospital priorities converging or diverging? Which themes are growing in prominence? How does planning depth vary across hospital types? And, critically, do the priorities hospitals name in their plans actually align with the outcomes they achieve?</w:t>
      </w:r>
    </w:p>
    <w:p w14:paraId="53273728" w14:textId="368FFEEE" w:rsidR="000D6FCD" w:rsidRDefault="00000000">
      <w:pPr>
        <w:spacing w:after="160"/>
      </w:pPr>
      <w:r>
        <w:t xml:space="preserve">HospitalIntelligenceR was built to answer those questions. As part of a process designed to repeat annually, we collected strategic plans from almost every publicly funded hospital in Ontario, 122 in total, and analyzed them at the sector level for the first time. All of these plans are publicly available. The contribution of this project is not access; it is systematic collection and analysis at a scale </w:t>
      </w:r>
      <w:del w:id="0" w:author="Lewis Hooper" w:date="2026-05-22T08:40:00Z" w16du:dateUtc="2026-05-22T12:40:00Z">
        <w:r w:rsidDel="00F35AC6">
          <w:delText xml:space="preserve">that was </w:delText>
        </w:r>
      </w:del>
      <w:del w:id="1" w:author="Lewis Hooper" w:date="2026-05-22T08:39:00Z" w16du:dateUtc="2026-05-22T12:39:00Z">
        <w:r w:rsidDel="00F35AC6">
          <w:delText>not previously</w:delText>
        </w:r>
      </w:del>
      <w:del w:id="2" w:author="Lewis Hooper" w:date="2026-05-22T08:40:00Z" w16du:dateUtc="2026-05-22T12:40:00Z">
        <w:r w:rsidDel="00F35AC6">
          <w:delText xml:space="preserve"> </w:delText>
        </w:r>
      </w:del>
      <w:ins w:id="3" w:author="Lewis Hooper" w:date="2026-05-22T08:40:00Z" w16du:dateUtc="2026-05-22T12:40:00Z">
        <w:r w:rsidR="00F35AC6">
          <w:t>previously unavailable</w:t>
        </w:r>
      </w:ins>
      <w:del w:id="4" w:author="Lewis Hooper" w:date="2026-05-22T08:39:00Z" w16du:dateUtc="2026-05-22T12:39:00Z">
        <w:r w:rsidDel="00F35AC6">
          <w:delText>possible</w:delText>
        </w:r>
      </w:del>
      <w:r>
        <w:t>.</w:t>
      </w:r>
    </w:p>
    <w:p w14:paraId="227BE009" w14:textId="77777777" w:rsidR="000D6FCD" w:rsidRDefault="000D6FCD">
      <w:pPr>
        <w:pBdr>
          <w:bottom w:val="single" w:sz="8" w:space="1" w:color="2E75B6"/>
        </w:pBdr>
        <w:spacing w:before="240" w:after="240"/>
      </w:pPr>
    </w:p>
    <w:p w14:paraId="054E7F55" w14:textId="77777777" w:rsidR="000D6FCD" w:rsidRDefault="00000000">
      <w:pPr>
        <w:pStyle w:val="Heading1"/>
      </w:pPr>
      <w:r>
        <w:t>2.  Tools and Methods</w:t>
      </w:r>
    </w:p>
    <w:p w14:paraId="2F778CFD" w14:textId="77777777" w:rsidR="000D6FCD" w:rsidRDefault="00000000">
      <w:pPr>
        <w:pStyle w:val="Heading2"/>
      </w:pPr>
      <w:r>
        <w:lastRenderedPageBreak/>
        <w:t>2a.  Building the Dataset</w:t>
      </w:r>
    </w:p>
    <w:p w14:paraId="7D05459D" w14:textId="77777777" w:rsidR="000D6FCD" w:rsidRDefault="00000000">
      <w:pPr>
        <w:spacing w:after="160"/>
      </w:pPr>
      <w:r>
        <w:t>HospitalIntelligenceR is an R-based data platform that systematically collects, extracts, and analyzes publicly available data from Ontario public hospitals. For strategic plans, we built an automated crawler that visits every hospital's website, locates the current strategic plan document, downloads it, and submits it to the Claude AI API for structured extraction.</w:t>
      </w:r>
    </w:p>
    <w:p w14:paraId="4E4C9324" w14:textId="1E648657" w:rsidR="000D6FCD" w:rsidRDefault="00000000">
      <w:pPr>
        <w:spacing w:after="160"/>
      </w:pPr>
      <w:r>
        <w:t>The API extracts every named strategic direction, verbatim</w:t>
      </w:r>
      <w:del w:id="5" w:author="Lewis Hooper" w:date="2026-05-22T08:40:00Z" w16du:dateUtc="2026-05-22T12:40:00Z">
        <w:r w:rsidDel="00F35AC6">
          <w:delText>. No</w:delText>
        </w:r>
      </w:del>
      <w:ins w:id="6" w:author="Lewis Hooper" w:date="2026-05-22T08:40:00Z" w16du:dateUtc="2026-05-22T12:40:00Z">
        <w:r w:rsidR="00F35AC6">
          <w:t>: no</w:t>
        </w:r>
      </w:ins>
      <w:r>
        <w:t xml:space="preserve"> paraphrasing, no condensing, no inference. What hospitals wrote is what we recorded. This separation between extraction (capturing what was said) and classification (interpreting what it means) is deliberate: it preserves the original text for audit</w:t>
      </w:r>
      <w:del w:id="7" w:author="Lewis Hooper" w:date="2026-05-22T08:40:00Z" w16du:dateUtc="2026-05-22T12:40:00Z">
        <w:r w:rsidDel="00F35AC6">
          <w:delText xml:space="preserve"> and allows</w:delText>
        </w:r>
      </w:del>
      <w:ins w:id="8" w:author="Lewis Hooper" w:date="2026-05-22T08:40:00Z" w16du:dateUtc="2026-05-22T12:40:00Z">
        <w:r w:rsidR="00F35AC6">
          <w:t>. It allows</w:t>
        </w:r>
      </w:ins>
      <w:r>
        <w:t xml:space="preserve"> the classification scheme to be revised without re-processing 122 documents.</w:t>
      </w:r>
    </w:p>
    <w:p w14:paraId="6AB5B6B3" w14:textId="577C3CBC" w:rsidR="000D6FCD" w:rsidRDefault="00000000">
      <w:pPr>
        <w:spacing w:after="160"/>
      </w:pPr>
      <w:r>
        <w:t xml:space="preserve">Of 130 hospitals in the registry, we successfully extracted usable strategic plans from 122. Seven hospitals block automated access via robots.txt, a legal and ethical restriction we respect without exception. A small number of hospitals confirmed they do not currently publish a formal strategic plan. For every other hospital </w:t>
      </w:r>
      <w:del w:id="9" w:author="Lewis Hooper" w:date="2026-05-22T08:41:00Z" w16du:dateUtc="2026-05-22T12:41:00Z">
        <w:r w:rsidDel="00F35AC6">
          <w:delText>where a plan was publicly available</w:delText>
        </w:r>
      </w:del>
      <w:ins w:id="10" w:author="Lewis Hooper" w:date="2026-05-22T08:41:00Z" w16du:dateUtc="2026-05-22T12:41:00Z">
        <w:r w:rsidR="00F35AC6">
          <w:t>with a publicly available plan</w:t>
        </w:r>
      </w:ins>
      <w:r>
        <w:t>, we captured it.</w:t>
      </w:r>
    </w:p>
    <w:p w14:paraId="582EDD13" w14:textId="77777777" w:rsidR="000D6FCD" w:rsidRDefault="00000000">
      <w:pPr>
        <w:pStyle w:val="Heading2"/>
      </w:pPr>
      <w:r>
        <w:t>2b.  Controlling for AI Hallucination</w:t>
      </w:r>
    </w:p>
    <w:p w14:paraId="18E3F8E6" w14:textId="77777777" w:rsidR="000D6FCD" w:rsidRDefault="00000000">
      <w:pPr>
        <w:spacing w:after="160"/>
      </w:pPr>
      <w:r>
        <w:t>AI-based extraction creates a specific risk: the model may invent content that is not in the source document. We addressed this through four controls:</w:t>
      </w:r>
    </w:p>
    <w:p w14:paraId="7CD03E9B" w14:textId="77777777" w:rsidR="000D6FCD" w:rsidRDefault="000D6FCD">
      <w:pPr>
        <w:spacing w:before="40"/>
      </w:pPr>
    </w:p>
    <w:p w14:paraId="5BFEC335" w14:textId="77777777" w:rsidR="000D6FCD" w:rsidRDefault="00000000">
      <w:pPr>
        <w:pStyle w:val="ListParagraph"/>
        <w:numPr>
          <w:ilvl w:val="0"/>
          <w:numId w:val="3"/>
        </w:numPr>
        <w:spacing w:before="40" w:after="40"/>
      </w:pPr>
      <w:r>
        <w:rPr>
          <w:b/>
          <w:bCs/>
        </w:rPr>
        <w:t xml:space="preserve">Verbatim mandate, </w:t>
      </w:r>
      <w:r>
        <w:t>the extraction prompt explicitly prohibits inference, paraphrase, or summarization. Direction text must be copied exactly as written in the plan.</w:t>
      </w:r>
    </w:p>
    <w:p w14:paraId="5793AEAE" w14:textId="77777777" w:rsidR="000D6FCD" w:rsidRDefault="00000000">
      <w:pPr>
        <w:pStyle w:val="ListParagraph"/>
        <w:numPr>
          <w:ilvl w:val="0"/>
          <w:numId w:val="1"/>
        </w:numPr>
        <w:spacing w:before="40" w:after="40"/>
      </w:pPr>
      <w:r>
        <w:rPr>
          <w:b/>
          <w:bCs/>
        </w:rPr>
        <w:t xml:space="preserve">Pre-populated identifiers, </w:t>
      </w:r>
      <w:r>
        <w:t>hospital name and Ministry FAC code are injected into every prompt before extraction begins. The AI is never asked to infer which hospital it is processing.</w:t>
      </w:r>
    </w:p>
    <w:p w14:paraId="57A12EAA" w14:textId="3122EC86" w:rsidR="000D6FCD" w:rsidRDefault="00000000">
      <w:pPr>
        <w:pStyle w:val="ListParagraph"/>
        <w:numPr>
          <w:ilvl w:val="0"/>
          <w:numId w:val="1"/>
        </w:numPr>
        <w:spacing w:before="40" w:after="40"/>
      </w:pPr>
      <w:r>
        <w:rPr>
          <w:b/>
          <w:bCs/>
        </w:rPr>
        <w:t xml:space="preserve">Schema validation, </w:t>
      </w:r>
      <w:r>
        <w:t xml:space="preserve">all extracted outputs are checked against a fixed field schema. Outputs that fail validation are flagged for manual review before </w:t>
      </w:r>
      <w:del w:id="11" w:author="Lewis Hooper" w:date="2026-05-22T08:41:00Z" w16du:dateUtc="2026-05-22T12:41:00Z">
        <w:r w:rsidDel="00F35AC6">
          <w:delText xml:space="preserve">entering </w:delText>
        </w:r>
      </w:del>
      <w:ins w:id="12" w:author="Lewis Hooper" w:date="2026-05-22T08:41:00Z" w16du:dateUtc="2026-05-22T12:41:00Z">
        <w:r w:rsidR="00F35AC6">
          <w:t>being added to</w:t>
        </w:r>
        <w:r w:rsidR="00F35AC6">
          <w:t xml:space="preserve"> </w:t>
        </w:r>
      </w:ins>
      <w:r>
        <w:t>the dataset.</w:t>
      </w:r>
    </w:p>
    <w:p w14:paraId="5D880759" w14:textId="77777777" w:rsidR="000D6FCD" w:rsidRDefault="00000000">
      <w:pPr>
        <w:pStyle w:val="ListParagraph"/>
        <w:numPr>
          <w:ilvl w:val="0"/>
          <w:numId w:val="1"/>
        </w:numPr>
        <w:spacing w:before="40" w:after="40"/>
      </w:pPr>
      <w:r>
        <w:rPr>
          <w:b/>
          <w:bCs/>
        </w:rPr>
        <w:t xml:space="preserve">Manual review pass, </w:t>
      </w:r>
      <w:r>
        <w:t>every hospital flagged for low extraction quality, implausible plan dates, or schema failures received a targeted re-check, including re-extraction in image mode for PDFs with embedded font problems that prevented text parsing.</w:t>
      </w:r>
    </w:p>
    <w:p w14:paraId="468EC822" w14:textId="77777777" w:rsidR="000D6FCD" w:rsidRDefault="000D6FCD">
      <w:pPr>
        <w:spacing w:before="80"/>
      </w:pPr>
    </w:p>
    <w:p w14:paraId="6EA0A248" w14:textId="347305D6" w:rsidR="000D6FCD" w:rsidRDefault="00000000">
      <w:pPr>
        <w:spacing w:after="160"/>
      </w:pPr>
      <w:r>
        <w:t>Classification, assigning each direction to a strategic theme, used a second AI call, also at temperature zero</w:t>
      </w:r>
      <w:ins w:id="13" w:author="Lewis Hooper" w:date="2026-05-22T07:58:00Z" w16du:dateUtc="2026-05-22T11:58:00Z">
        <w:r w:rsidR="00EA4C0F">
          <w:t xml:space="preserve">, </w:t>
        </w:r>
      </w:ins>
      <w:del w:id="14" w:author="Lewis Hooper" w:date="2026-05-22T07:58:00Z" w16du:dateUtc="2026-05-22T11:58:00Z">
        <w:r w:rsidDel="00EA4C0F">
          <w:delText xml:space="preserve"> (</w:delText>
        </w:r>
      </w:del>
      <w:r>
        <w:t>a setting that ensures the same input always produces the same output, making every classification deterministic and reproducible</w:t>
      </w:r>
      <w:ins w:id="15" w:author="Lewis Hooper" w:date="2026-05-22T07:59:00Z" w16du:dateUtc="2026-05-22T11:59:00Z">
        <w:r w:rsidR="00EA4C0F">
          <w:t>.</w:t>
        </w:r>
      </w:ins>
      <w:del w:id="16" w:author="Lewis Hooper" w:date="2026-05-22T07:58:00Z" w16du:dateUtc="2026-05-22T11:58:00Z">
        <w:r w:rsidDel="00EA4C0F">
          <w:delText xml:space="preserve">) </w:delText>
        </w:r>
      </w:del>
      <w:del w:id="17" w:author="Lewis Hooper" w:date="2026-05-22T07:59:00Z" w16du:dateUtc="2026-05-22T11:59:00Z">
        <w:r w:rsidDel="00EA4C0F">
          <w:delText>for deterministic</w:delText>
        </w:r>
      </w:del>
      <w:ins w:id="18" w:author="Lewis Hooper" w:date="2026-05-22T07:59:00Z" w16du:dateUtc="2026-05-22T11:59:00Z">
        <w:r w:rsidR="00EA4C0F">
          <w:t xml:space="preserve"> </w:t>
        </w:r>
      </w:ins>
      <w:del w:id="19" w:author="Lewis Hooper" w:date="2026-05-22T07:59:00Z" w16du:dateUtc="2026-05-22T11:59:00Z">
        <w:r w:rsidDel="00EA4C0F">
          <w:delText xml:space="preserve">, reproducible </w:delText>
        </w:r>
      </w:del>
      <w:del w:id="20" w:author="Lewis Hooper" w:date="2026-05-22T07:58:00Z" w16du:dateUtc="2026-05-22T11:58:00Z">
        <w:r w:rsidDel="00EA4C0F">
          <w:delText xml:space="preserve">output. </w:delText>
        </w:r>
      </w:del>
      <w:r>
        <w:t xml:space="preserve">Every classification returned a confidence score. Directions classified at low confidence were reviewed individually. </w:t>
      </w:r>
    </w:p>
    <w:p w14:paraId="237E8D82" w14:textId="77777777" w:rsidR="000D6FCD" w:rsidRDefault="00000000">
      <w:pPr>
        <w:pStyle w:val="Heading2"/>
      </w:pPr>
      <w:r>
        <w:t>2c.  Caveats and Assumptions</w:t>
      </w:r>
    </w:p>
    <w:p w14:paraId="490776B0" w14:textId="0FE0DD26" w:rsidR="000D6FCD" w:rsidRDefault="00000000">
      <w:pPr>
        <w:spacing w:after="160"/>
      </w:pPr>
      <w:r>
        <w:rPr>
          <w:b/>
          <w:bCs/>
        </w:rPr>
        <w:t xml:space="preserve">Plan depth varies substantially. </w:t>
      </w:r>
      <w:r>
        <w:t>Some hospitals publish detailed</w:t>
      </w:r>
      <w:del w:id="21" w:author="Lewis Hooper" w:date="2026-05-22T08:42:00Z" w16du:dateUtc="2026-05-22T12:42:00Z">
        <w:r w:rsidDel="00F35AC6">
          <w:delText xml:space="preserve"> multi-page strategies with sections on who was consulted, environmental scans and extensive action plans under</w:delText>
        </w:r>
      </w:del>
      <w:ins w:id="22" w:author="Lewis Hooper" w:date="2026-05-22T08:42:00Z" w16du:dateUtc="2026-05-22T12:42:00Z">
        <w:r w:rsidR="00F35AC6">
          <w:t>, multi-page strategies with sections on who was consulted, environmental scans, and extensive action plans for</w:t>
        </w:r>
      </w:ins>
      <w:r>
        <w:t xml:space="preserve"> each direction. Others publish a single page </w:t>
      </w:r>
      <w:del w:id="23" w:author="Lewis Hooper" w:date="2026-05-22T08:00:00Z" w16du:dateUtc="2026-05-22T12:00:00Z">
        <w:r w:rsidDel="00EA4C0F">
          <w:delText xml:space="preserve">naming </w:delText>
        </w:r>
      </w:del>
      <w:ins w:id="24" w:author="Lewis Hooper" w:date="2026-05-22T08:00:00Z" w16du:dateUtc="2026-05-22T12:00:00Z">
        <w:r w:rsidR="00EA4C0F">
          <w:t>with</w:t>
        </w:r>
        <w:r w:rsidR="00EA4C0F">
          <w:t xml:space="preserve"> </w:t>
        </w:r>
      </w:ins>
      <w:r>
        <w:t xml:space="preserve">four pillars </w:t>
      </w:r>
      <w:del w:id="25" w:author="Lewis Hooper" w:date="2026-05-22T08:00:00Z" w16du:dateUtc="2026-05-22T12:00:00Z">
        <w:r w:rsidDel="00EA4C0F">
          <w:delText>with a brief sentence ea</w:delText>
        </w:r>
      </w:del>
      <w:ins w:id="26" w:author="Lewis Hooper" w:date="2026-05-22T08:00:00Z" w16du:dateUtc="2026-05-22T12:00:00Z">
        <w:r w:rsidR="00EA4C0F">
          <w:t>and a brief description.</w:t>
        </w:r>
      </w:ins>
      <w:del w:id="27" w:author="Lewis Hooper" w:date="2026-05-22T08:00:00Z" w16du:dateUtc="2026-05-22T12:00:00Z">
        <w:r w:rsidDel="00EA4C0F">
          <w:delText>ch.</w:delText>
        </w:r>
      </w:del>
      <w:r>
        <w:t xml:space="preserve"> Our extraction captures what is there. A thin plan is a real feature of some hospitals' governance practice, not a data quality failure</w:t>
      </w:r>
      <w:del w:id="28" w:author="Lewis Hooper" w:date="2026-05-22T08:00:00Z" w16du:dateUtc="2026-05-22T12:00:00Z">
        <w:r w:rsidDel="00EA4C0F">
          <w:delText>, and it is worth noting as such</w:delText>
        </w:r>
      </w:del>
      <w:r>
        <w:t>.</w:t>
      </w:r>
    </w:p>
    <w:p w14:paraId="3E611C33" w14:textId="77777777" w:rsidR="000D6FCD" w:rsidRDefault="00000000">
      <w:pPr>
        <w:spacing w:after="160"/>
      </w:pPr>
      <w:r>
        <w:rPr>
          <w:b/>
          <w:bCs/>
        </w:rPr>
        <w:t xml:space="preserve">Plans span eight years. </w:t>
      </w:r>
      <w:r>
        <w:t>The oldest plans in our cohort were written in 2018; the most recent in 2026. Comparing a 2018 plan to a 2026 plan is comparing different strategic moments. We address this through an era analysis (Pre-COVID, Post-COVID, Current), but the small Pre-</w:t>
      </w:r>
      <w:r>
        <w:lastRenderedPageBreak/>
        <w:t>COVID group (n=13) limits how much weight those comparisons carry. Note that plans initiated in 2020–2021 fall within the Pre-COVID era by start year, though they were in development during the early pandemic period.</w:t>
      </w:r>
    </w:p>
    <w:p w14:paraId="2E839756" w14:textId="4F0F724F" w:rsidR="000D6FCD" w:rsidRDefault="00000000">
      <w:pPr>
        <w:spacing w:after="160"/>
      </w:pPr>
      <w:r>
        <w:rPr>
          <w:b/>
          <w:bCs/>
        </w:rPr>
        <w:t xml:space="preserve">Some plan dates required reconstruction. </w:t>
      </w:r>
      <w:del w:id="29" w:author="Lewis Hooper" w:date="2026-05-22T08:04:00Z" w16du:dateUtc="2026-05-22T12:04:00Z">
        <w:r w:rsidDel="003307DE">
          <w:delText xml:space="preserve">Where a plan stated only its end year, we applied a standard five-year horizon assumption. </w:delText>
        </w:r>
      </w:del>
      <w:r>
        <w:t>Where dates were missing</w:t>
      </w:r>
      <w:del w:id="30" w:author="Lewis Hooper" w:date="2026-05-22T08:04:00Z" w16du:dateUtc="2026-05-22T12:04:00Z">
        <w:r w:rsidDel="003307DE">
          <w:delText xml:space="preserve"> entirely</w:delText>
        </w:r>
      </w:del>
      <w:r>
        <w:t>, we sent the document back to the AI with a focused date-extraction prompt, manually reviewed the website or, in a small number of cases, confirmed dates directly with hospitals by email.</w:t>
      </w:r>
      <w:ins w:id="31" w:author="Lewis Hooper" w:date="2026-05-22T08:04:00Z" w16du:dateUtc="2026-05-22T12:04:00Z">
        <w:r w:rsidR="003307DE" w:rsidRPr="003307DE">
          <w:t xml:space="preserve"> </w:t>
        </w:r>
        <w:r w:rsidR="003307DE">
          <w:t xml:space="preserve">Where a plan stated only its end year or beginning year, </w:t>
        </w:r>
        <w:r w:rsidR="003307DE">
          <w:t xml:space="preserve">and no other confirmation was available, </w:t>
        </w:r>
        <w:r w:rsidR="003307DE">
          <w:t>we applied a standard five-year horizon assumption.</w:t>
        </w:r>
      </w:ins>
    </w:p>
    <w:p w14:paraId="09518AAC" w14:textId="5F91B9A1" w:rsidR="000D6FCD" w:rsidRDefault="00000000">
      <w:pPr>
        <w:spacing w:after="160"/>
      </w:pPr>
      <w:r>
        <w:rPr>
          <w:b/>
          <w:bCs/>
        </w:rPr>
        <w:t xml:space="preserve">Theme absence is not always deprioritization. </w:t>
      </w:r>
      <w:r>
        <w:t xml:space="preserve">A hospital classified as not addressing a theme may </w:t>
      </w:r>
      <w:del w:id="32" w:author="Lewis Hooper" w:date="2026-05-22T08:42:00Z" w16du:dateUtc="2026-05-22T12:42:00Z">
        <w:r w:rsidDel="00F35AC6">
          <w:delText xml:space="preserve">simply </w:delText>
        </w:r>
      </w:del>
      <w:r>
        <w:t xml:space="preserve">structure its plan </w:t>
      </w:r>
      <w:del w:id="33" w:author="Lewis Hooper" w:date="2026-05-22T08:42:00Z" w16du:dateUtc="2026-05-22T12:42:00Z">
        <w:r w:rsidDel="00F35AC6">
          <w:delText>in a way that embeds</w:delText>
        </w:r>
      </w:del>
      <w:ins w:id="34" w:author="Lewis Hooper" w:date="2026-05-22T08:42:00Z" w16du:dateUtc="2026-05-22T12:42:00Z">
        <w:r w:rsidR="00F35AC6">
          <w:t>to embed</w:t>
        </w:r>
      </w:ins>
      <w:r>
        <w:t xml:space="preserve"> that content within another direction. </w:t>
      </w:r>
      <w:ins w:id="35" w:author="Lewis Hooper" w:date="2026-05-22T08:05:00Z" w16du:dateUtc="2026-05-22T12:05:00Z">
        <w:r w:rsidR="003307DE">
          <w:t xml:space="preserve">Or may have dealt with the issue in other ways. </w:t>
        </w:r>
      </w:ins>
      <w:r>
        <w:t>A compact plan with four broad pillars will often cover the same ground as a plan with seven named directions, the difference is architectural, not strategic. We flag this where it matters.</w:t>
      </w:r>
    </w:p>
    <w:p w14:paraId="1841A674" w14:textId="77777777" w:rsidR="000D6FCD" w:rsidRDefault="00000000">
      <w:pPr>
        <w:spacing w:after="160"/>
        <w:rPr>
          <w:ins w:id="36" w:author="Lewis Hooper" w:date="2026-05-22T08:07:00Z" w16du:dateUtc="2026-05-22T12:07:00Z"/>
        </w:rPr>
      </w:pPr>
      <w:r>
        <w:rPr>
          <w:b/>
          <w:bCs/>
        </w:rPr>
        <w:t xml:space="preserve">Hospital types follow the Ministry of Health classification with two adjustments. </w:t>
      </w:r>
      <w:r>
        <w:t>The Ministry designates CHEO and SickKids as Specialty (Paediatric) hospitals; we reclassify both as Teaching to reflect their academic mandate and research activity. The remaining Specialty hospitals in the registry, including mental health, chronic care, and rehabilitation facilities, are grouped as a single Specialty category. The resulting analytical cohort is: Teaching (17), Large Community (43), Small Community (51), Specialty (11).</w:t>
      </w:r>
    </w:p>
    <w:p w14:paraId="515A9B5A" w14:textId="264E0ECF" w:rsidR="003307DE" w:rsidRDefault="003307DE">
      <w:pPr>
        <w:spacing w:after="160"/>
        <w:rPr>
          <w:ins w:id="37" w:author="Lewis Hooper" w:date="2026-05-22T08:05:00Z" w16du:dateUtc="2026-05-22T12:05:00Z"/>
        </w:rPr>
      </w:pPr>
      <w:ins w:id="38" w:author="Lewis Hooper" w:date="2026-05-22T08:07:00Z">
        <w:r w:rsidRPr="003307DE">
          <w:rPr>
            <w:b/>
            <w:bCs/>
          </w:rPr>
          <w:t>A note on strategic alliances.</w:t>
        </w:r>
        <w:r w:rsidRPr="003307DE">
          <w:t xml:space="preserve"> Eight groups of Ontario hospitals</w:t>
        </w:r>
      </w:ins>
      <w:ins w:id="39" w:author="Lewis Hooper" w:date="2026-05-22T08:07:00Z" w16du:dateUtc="2026-05-22T12:07:00Z">
        <w:r>
          <w:t>,</w:t>
        </w:r>
      </w:ins>
      <w:ins w:id="40" w:author="Lewis Hooper" w:date="2026-05-22T08:07:00Z">
        <w:r w:rsidRPr="003307DE">
          <w:t xml:space="preserve"> seventeen hospitals in tota</w:t>
        </w:r>
      </w:ins>
      <w:ins w:id="41" w:author="Lewis Hooper" w:date="2026-05-22T08:07:00Z" w16du:dateUtc="2026-05-22T12:07:00Z">
        <w:r>
          <w:t xml:space="preserve">l, </w:t>
        </w:r>
      </w:ins>
      <w:ins w:id="42" w:author="Lewis Hooper" w:date="2026-05-22T08:07:00Z">
        <w:r w:rsidRPr="003307DE">
          <w:t xml:space="preserve">operate </w:t>
        </w:r>
      </w:ins>
      <w:ins w:id="43" w:author="Lewis Hooper" w:date="2026-05-22T08:08:00Z" w16du:dateUtc="2026-05-22T12:08:00Z">
        <w:r>
          <w:t>within a strategic alliance or partnership</w:t>
        </w:r>
      </w:ins>
      <w:ins w:id="44" w:author="Lewis Hooper" w:date="2026-05-22T08:07:00Z">
        <w:r w:rsidRPr="003307DE">
          <w:t xml:space="preserve"> and share a single published strategic plan. In </w:t>
        </w:r>
      </w:ins>
      <w:ins w:id="45" w:author="Lewis Hooper" w:date="2026-05-22T08:08:00Z" w16du:dateUtc="2026-05-22T12:08:00Z">
        <w:r>
          <w:t xml:space="preserve">all cases, partner hospitals retain their </w:t>
        </w:r>
      </w:ins>
      <w:ins w:id="46" w:author="Lewis Hooper" w:date="2026-05-22T08:07:00Z">
        <w:r w:rsidRPr="003307DE">
          <w:t>distinct Ministry of Health facility codes. We treat each hospital as an independent observation in this analysis</w:t>
        </w:r>
      </w:ins>
      <w:ins w:id="47" w:author="Lewis Hooper" w:date="2026-05-22T08:43:00Z" w16du:dateUtc="2026-05-22T12:43:00Z">
        <w:r w:rsidR="00C55BB5">
          <w:t xml:space="preserve"> because the governance and accountability relationships that make strategic plans meaningful operate at the individual hospital level, not at the alliance level, and </w:t>
        </w:r>
      </w:ins>
      <w:ins w:id="48" w:author="Lewis Hooper" w:date="2026-05-22T08:45:00Z" w16du:dateUtc="2026-05-22T12:45:00Z">
        <w:r w:rsidR="00C55BB5">
          <w:t>individual institutions organize many external sources</w:t>
        </w:r>
      </w:ins>
      <w:ins w:id="49" w:author="Lewis Hooper" w:date="2026-05-22T08:09:00Z" w16du:dateUtc="2026-05-22T12:09:00Z">
        <w:r>
          <w:t>.</w:t>
        </w:r>
      </w:ins>
      <w:ins w:id="50" w:author="Lewis Hooper" w:date="2026-05-22T08:07:00Z">
        <w:r w:rsidRPr="003307DE">
          <w:t xml:space="preserve"> The practical consequence is that alliance partners appear as near-identical in theme coverage and similarity statistics by construction, not because they made independent strategic choices that happened to converge. Where specific pairs are relevant to a finding, we note them </w:t>
        </w:r>
      </w:ins>
      <w:ins w:id="51" w:author="Lewis Hooper" w:date="2026-05-22T08:43:00Z" w16du:dateUtc="2026-05-22T12:43:00Z">
        <w:r w:rsidR="00C55BB5">
          <w:t>in the document</w:t>
        </w:r>
      </w:ins>
      <w:ins w:id="52" w:author="Lewis Hooper" w:date="2026-05-22T08:07:00Z">
        <w:r w:rsidRPr="003307DE">
          <w:t>.</w:t>
        </w:r>
      </w:ins>
      <w:ins w:id="53" w:author="Lewis Hooper" w:date="2026-05-22T08:09:00Z" w16du:dateUtc="2026-05-22T12:09:00Z">
        <w:r>
          <w:t xml:space="preserve"> </w:t>
        </w:r>
      </w:ins>
      <w:ins w:id="54" w:author="Lewis Hooper" w:date="2026-05-22T08:10:00Z" w16du:dateUtc="2026-05-22T12:10:00Z">
        <w:r>
          <w:t xml:space="preserve">These </w:t>
        </w:r>
      </w:ins>
      <w:ins w:id="55" w:author="Lewis Hooper" w:date="2026-05-22T08:44:00Z" w16du:dateUtc="2026-05-22T12:44:00Z">
        <w:r w:rsidR="00C55BB5">
          <w:t>partnerships</w:t>
        </w:r>
      </w:ins>
      <w:ins w:id="56" w:author="Lewis Hooper" w:date="2026-05-22T08:10:00Z" w16du:dateUtc="2026-05-22T12:10:00Z">
        <w:r>
          <w:t xml:space="preserve"> will likely change year over year, with most</w:t>
        </w:r>
      </w:ins>
      <w:ins w:id="57" w:author="Lewis Hooper" w:date="2026-05-22T08:44:00Z" w16du:dateUtc="2026-05-22T12:44:00Z">
        <w:r w:rsidR="00C55BB5">
          <w:t xml:space="preserve">, but not all, </w:t>
        </w:r>
      </w:ins>
      <w:ins w:id="58" w:author="Lewis Hooper" w:date="2026-05-22T08:10:00Z" w16du:dateUtc="2026-05-22T12:10:00Z">
        <w:r>
          <w:t>moving to a single governance and entity.</w:t>
        </w:r>
      </w:ins>
    </w:p>
    <w:p w14:paraId="0AD3B483" w14:textId="77777777" w:rsidR="003307DE" w:rsidRDefault="003307DE">
      <w:pPr>
        <w:spacing w:after="160"/>
      </w:pPr>
    </w:p>
    <w:p w14:paraId="299B6BEF" w14:textId="77777777" w:rsidR="000D6FCD" w:rsidRDefault="000D6FCD">
      <w:pPr>
        <w:pBdr>
          <w:bottom w:val="single" w:sz="8" w:space="1" w:color="2E75B6"/>
        </w:pBdr>
        <w:spacing w:before="240" w:after="240"/>
      </w:pPr>
    </w:p>
    <w:p w14:paraId="4A8887B7" w14:textId="77777777" w:rsidR="000D6FCD" w:rsidRDefault="00000000">
      <w:pPr>
        <w:pStyle w:val="Heading1"/>
      </w:pPr>
      <w:r>
        <w:t>3.  What We Found</w:t>
      </w:r>
    </w:p>
    <w:p w14:paraId="72CB53CA" w14:textId="77777777" w:rsidR="000D6FCD" w:rsidRDefault="00000000">
      <w:pPr>
        <w:pStyle w:val="Heading2"/>
      </w:pPr>
      <w:r>
        <w:t>3a.  Coverage, Type, and Plan Vintage</w:t>
      </w:r>
    </w:p>
    <w:p w14:paraId="7D5A6431" w14:textId="77777777" w:rsidR="000D6FCD" w:rsidRDefault="00000000">
      <w:pPr>
        <w:spacing w:after="160"/>
      </w:pPr>
      <w:r>
        <w:t>122 Ontario public hospitals contributed usable strategic plans to this analysis. Coverage is near-complete for Teaching and Specialty hospitals and strong across Community hospitals. The dataset is the most comprehensive sector-level collection of Ontario hospital strategic plans ever assembled.</w:t>
      </w:r>
    </w:p>
    <w:p w14:paraId="0FC296BA" w14:textId="77777777" w:rsidR="000D6FCD" w:rsidRDefault="000D6FCD">
      <w:pPr>
        <w:spacing w:after="80"/>
      </w:pPr>
    </w:p>
    <w:p w14:paraId="371D18D7" w14:textId="77777777" w:rsidR="000D6FCD" w:rsidRDefault="00000000">
      <w:pPr>
        <w:spacing w:before="200" w:after="80"/>
      </w:pPr>
      <w:r>
        <w:rPr>
          <w:b/>
          <w:bCs/>
          <w:color w:val="1F3864"/>
          <w:sz w:val="20"/>
          <w:szCs w:val="20"/>
        </w:rPr>
        <w:t>ANALYTICAL COHORT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600"/>
        <w:gridCol w:w="1441"/>
        <w:gridCol w:w="1679"/>
        <w:gridCol w:w="2640"/>
      </w:tblGrid>
      <w:tr w:rsidR="000D6FCD" w14:paraId="35C32547" w14:textId="77777777">
        <w:trPr>
          <w:tblHeader/>
        </w:trPr>
        <w:tc>
          <w:tcPr>
            <w:tcW w:w="35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24EBD94" w14:textId="77777777" w:rsidR="000D6FCD" w:rsidRDefault="00000000">
            <w:r>
              <w:rPr>
                <w:b/>
                <w:bCs/>
                <w:color w:val="FFFFFF"/>
                <w:sz w:val="20"/>
                <w:szCs w:val="20"/>
              </w:rPr>
              <w:lastRenderedPageBreak/>
              <w:t>Hospital Type</w:t>
            </w:r>
          </w:p>
        </w:tc>
        <w:tc>
          <w:tcPr>
            <w:tcW w:w="144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1CBCFED" w14:textId="77777777" w:rsidR="000D6FCD" w:rsidRDefault="00000000">
            <w:pPr>
              <w:jc w:val="center"/>
            </w:pPr>
            <w:r>
              <w:rPr>
                <w:b/>
                <w:bCs/>
                <w:color w:val="FFFFFF"/>
                <w:sz w:val="20"/>
                <w:szCs w:val="20"/>
              </w:rPr>
              <w:t>n</w:t>
            </w:r>
          </w:p>
        </w:tc>
        <w:tc>
          <w:tcPr>
            <w:tcW w:w="167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2F48600" w14:textId="77777777" w:rsidR="000D6FCD" w:rsidRDefault="00000000">
            <w:pPr>
              <w:jc w:val="center"/>
            </w:pPr>
            <w:r>
              <w:rPr>
                <w:b/>
                <w:bCs/>
                <w:color w:val="FFFFFF"/>
                <w:sz w:val="20"/>
                <w:szCs w:val="20"/>
              </w:rPr>
              <w:t>% of Cohort</w:t>
            </w:r>
          </w:p>
        </w:tc>
        <w:tc>
          <w:tcPr>
            <w:tcW w:w="26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9C56BBE" w14:textId="77777777" w:rsidR="000D6FCD" w:rsidRDefault="00000000">
            <w:pPr>
              <w:jc w:val="center"/>
            </w:pPr>
            <w:r>
              <w:rPr>
                <w:b/>
                <w:bCs/>
                <w:color w:val="FFFFFF"/>
                <w:sz w:val="20"/>
                <w:szCs w:val="20"/>
              </w:rPr>
              <w:t>Mean Strategic Directions</w:t>
            </w:r>
          </w:p>
        </w:tc>
      </w:tr>
      <w:tr w:rsidR="000D6FCD" w14:paraId="79C98251"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A79D2B0" w14:textId="77777777" w:rsidR="000D6FCD" w:rsidRDefault="00000000">
            <w:r>
              <w:rPr>
                <w:sz w:val="20"/>
                <w:szCs w:val="20"/>
              </w:rPr>
              <w:t>Teaching</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945EC3" w14:textId="77777777" w:rsidR="000D6FCD" w:rsidRDefault="00000000">
            <w:pPr>
              <w:jc w:val="center"/>
            </w:pPr>
            <w:r>
              <w:rPr>
                <w:sz w:val="20"/>
                <w:szCs w:val="20"/>
              </w:rPr>
              <w:t>17</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D043ADA" w14:textId="77777777" w:rsidR="000D6FCD" w:rsidRDefault="00000000">
            <w:pPr>
              <w:jc w:val="center"/>
            </w:pPr>
            <w:r>
              <w:rPr>
                <w:sz w:val="20"/>
                <w:szCs w:val="20"/>
              </w:rPr>
              <w:t>14%</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529923" w14:textId="77777777" w:rsidR="000D6FCD" w:rsidRDefault="00000000">
            <w:pPr>
              <w:jc w:val="center"/>
            </w:pPr>
            <w:r>
              <w:rPr>
                <w:sz w:val="20"/>
                <w:szCs w:val="20"/>
              </w:rPr>
              <w:t>4.7</w:t>
            </w:r>
          </w:p>
        </w:tc>
      </w:tr>
      <w:tr w:rsidR="000D6FCD" w14:paraId="11D96CA8"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42995CE1" w14:textId="77777777" w:rsidR="000D6FCD" w:rsidRDefault="00000000">
            <w:r>
              <w:rPr>
                <w:sz w:val="20"/>
                <w:szCs w:val="20"/>
              </w:rPr>
              <w:t>Large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08CFC88" w14:textId="77777777" w:rsidR="000D6FCD" w:rsidRDefault="00000000">
            <w:pPr>
              <w:jc w:val="center"/>
            </w:pPr>
            <w:r>
              <w:rPr>
                <w:sz w:val="20"/>
                <w:szCs w:val="20"/>
              </w:rPr>
              <w:t>43</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C0AA40" w14:textId="77777777" w:rsidR="000D6FCD" w:rsidRDefault="00000000">
            <w:pPr>
              <w:jc w:val="center"/>
            </w:pPr>
            <w:r>
              <w:rPr>
                <w:sz w:val="20"/>
                <w:szCs w:val="20"/>
              </w:rPr>
              <w:t>35%</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9501F9B" w14:textId="77777777" w:rsidR="000D6FCD" w:rsidRDefault="00000000">
            <w:pPr>
              <w:jc w:val="center"/>
            </w:pPr>
            <w:r>
              <w:rPr>
                <w:sz w:val="20"/>
                <w:szCs w:val="20"/>
              </w:rPr>
              <w:t>4.4</w:t>
            </w:r>
          </w:p>
        </w:tc>
      </w:tr>
      <w:tr w:rsidR="000D6FCD" w14:paraId="194C3C13" w14:textId="77777777">
        <w:tc>
          <w:tcPr>
            <w:tcW w:w="35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2A1982" w14:textId="77777777" w:rsidR="000D6FCD" w:rsidRDefault="00000000">
            <w:r>
              <w:rPr>
                <w:sz w:val="20"/>
                <w:szCs w:val="20"/>
              </w:rPr>
              <w:t>Small Community</w:t>
            </w:r>
          </w:p>
        </w:tc>
        <w:tc>
          <w:tcPr>
            <w:tcW w:w="144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217E13" w14:textId="77777777" w:rsidR="000D6FCD" w:rsidRDefault="00000000">
            <w:pPr>
              <w:jc w:val="center"/>
            </w:pPr>
            <w:r>
              <w:rPr>
                <w:sz w:val="20"/>
                <w:szCs w:val="20"/>
              </w:rPr>
              <w:t>51</w:t>
            </w:r>
          </w:p>
        </w:tc>
        <w:tc>
          <w:tcPr>
            <w:tcW w:w="167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6EE5D52" w14:textId="77777777" w:rsidR="000D6FCD" w:rsidRDefault="00000000">
            <w:pPr>
              <w:jc w:val="center"/>
            </w:pPr>
            <w:r>
              <w:rPr>
                <w:sz w:val="20"/>
                <w:szCs w:val="20"/>
              </w:rPr>
              <w:t>42%</w:t>
            </w:r>
          </w:p>
        </w:tc>
        <w:tc>
          <w:tcPr>
            <w:tcW w:w="26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17ED208" w14:textId="77777777" w:rsidR="000D6FCD" w:rsidRDefault="00000000">
            <w:pPr>
              <w:jc w:val="center"/>
            </w:pPr>
            <w:r>
              <w:rPr>
                <w:sz w:val="20"/>
                <w:szCs w:val="20"/>
              </w:rPr>
              <w:t>4.0</w:t>
            </w:r>
          </w:p>
        </w:tc>
      </w:tr>
      <w:tr w:rsidR="000D6FCD" w14:paraId="1F597D23" w14:textId="77777777">
        <w:tc>
          <w:tcPr>
            <w:tcW w:w="35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CA95D1A" w14:textId="77777777" w:rsidR="000D6FCD" w:rsidRDefault="00000000">
            <w:r>
              <w:rPr>
                <w:sz w:val="20"/>
                <w:szCs w:val="20"/>
              </w:rPr>
              <w:t>Specialty</w:t>
            </w:r>
          </w:p>
        </w:tc>
        <w:tc>
          <w:tcPr>
            <w:tcW w:w="144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8656AC4" w14:textId="77777777" w:rsidR="000D6FCD" w:rsidRDefault="00000000">
            <w:pPr>
              <w:jc w:val="center"/>
            </w:pPr>
            <w:r>
              <w:rPr>
                <w:sz w:val="20"/>
                <w:szCs w:val="20"/>
              </w:rPr>
              <w:t>11</w:t>
            </w:r>
          </w:p>
        </w:tc>
        <w:tc>
          <w:tcPr>
            <w:tcW w:w="167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5BD9D25" w14:textId="77777777" w:rsidR="000D6FCD" w:rsidRDefault="00000000">
            <w:pPr>
              <w:jc w:val="center"/>
            </w:pPr>
            <w:r>
              <w:rPr>
                <w:sz w:val="20"/>
                <w:szCs w:val="20"/>
              </w:rPr>
              <w:t>9%</w:t>
            </w:r>
          </w:p>
        </w:tc>
        <w:tc>
          <w:tcPr>
            <w:tcW w:w="26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427A44" w14:textId="77777777" w:rsidR="000D6FCD" w:rsidRDefault="00000000">
            <w:pPr>
              <w:jc w:val="center"/>
            </w:pPr>
            <w:r>
              <w:rPr>
                <w:sz w:val="20"/>
                <w:szCs w:val="20"/>
              </w:rPr>
              <w:t>4.3</w:t>
            </w:r>
          </w:p>
        </w:tc>
      </w:tr>
      <w:tr w:rsidR="000D6FCD" w14:paraId="3A4A65FE" w14:textId="77777777">
        <w:tc>
          <w:tcPr>
            <w:tcW w:w="35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72279E9" w14:textId="77777777" w:rsidR="000D6FCD" w:rsidRDefault="00000000">
            <w:r>
              <w:rPr>
                <w:b/>
                <w:bCs/>
                <w:sz w:val="20"/>
                <w:szCs w:val="20"/>
              </w:rPr>
              <w:t>Total</w:t>
            </w:r>
          </w:p>
        </w:tc>
        <w:tc>
          <w:tcPr>
            <w:tcW w:w="144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ABC374" w14:textId="77777777" w:rsidR="000D6FCD" w:rsidRDefault="00000000">
            <w:pPr>
              <w:jc w:val="center"/>
            </w:pPr>
            <w:r>
              <w:rPr>
                <w:b/>
                <w:bCs/>
                <w:sz w:val="20"/>
                <w:szCs w:val="20"/>
              </w:rPr>
              <w:t>122</w:t>
            </w:r>
          </w:p>
        </w:tc>
        <w:tc>
          <w:tcPr>
            <w:tcW w:w="167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875EA85" w14:textId="77777777" w:rsidR="000D6FCD" w:rsidRDefault="00000000">
            <w:pPr>
              <w:jc w:val="center"/>
            </w:pPr>
            <w:r>
              <w:rPr>
                <w:b/>
                <w:bCs/>
                <w:sz w:val="20"/>
                <w:szCs w:val="20"/>
              </w:rPr>
              <w:t>100%</w:t>
            </w:r>
          </w:p>
        </w:tc>
        <w:tc>
          <w:tcPr>
            <w:tcW w:w="264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EB2BEB1" w14:textId="77777777" w:rsidR="000D6FCD" w:rsidRDefault="00000000">
            <w:pPr>
              <w:jc w:val="center"/>
            </w:pPr>
            <w:r>
              <w:rPr>
                <w:b/>
                <w:bCs/>
                <w:sz w:val="20"/>
                <w:szCs w:val="20"/>
              </w:rPr>
              <w:t>4.6</w:t>
            </w:r>
          </w:p>
        </w:tc>
      </w:tr>
    </w:tbl>
    <w:p w14:paraId="53378502" w14:textId="77777777" w:rsidR="000D6FCD" w:rsidRDefault="00000000">
      <w:pPr>
        <w:spacing w:before="60" w:after="220"/>
      </w:pPr>
      <w:r>
        <w:rPr>
          <w:i/>
          <w:iCs/>
          <w:color w:val="5D6D7E"/>
          <w:sz w:val="18"/>
          <w:szCs w:val="18"/>
        </w:rPr>
        <w:t xml:space="preserve">Source: HospitalIntelligenceR based on current strategic plans </w:t>
      </w:r>
    </w:p>
    <w:p w14:paraId="13F67F5C" w14:textId="77777777" w:rsidR="000D6FCD" w:rsidRDefault="000D6FCD">
      <w:pPr>
        <w:spacing w:after="80"/>
      </w:pPr>
    </w:p>
    <w:p w14:paraId="7280B9E5" w14:textId="77777777" w:rsidR="000D6FCD" w:rsidRDefault="00000000">
      <w:pPr>
        <w:spacing w:before="200" w:after="80"/>
      </w:pPr>
      <w:r>
        <w:rPr>
          <w:b/>
          <w:bCs/>
          <w:color w:val="1F3864"/>
          <w:sz w:val="20"/>
          <w:szCs w:val="20"/>
        </w:rPr>
        <w:t>PLANS BY ERA</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3000"/>
        <w:gridCol w:w="2161"/>
        <w:gridCol w:w="1800"/>
        <w:gridCol w:w="2399"/>
      </w:tblGrid>
      <w:tr w:rsidR="000D6FCD" w14:paraId="0E19E5AD" w14:textId="77777777">
        <w:trPr>
          <w:tblHeader/>
        </w:trPr>
        <w:tc>
          <w:tcPr>
            <w:tcW w:w="29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F687F5A" w14:textId="77777777" w:rsidR="000D6FCD" w:rsidRDefault="00000000">
            <w:r>
              <w:rPr>
                <w:b/>
                <w:bCs/>
                <w:color w:val="FFFFFF"/>
                <w:sz w:val="20"/>
                <w:szCs w:val="20"/>
              </w:rPr>
              <w:t>Plan Era</w:t>
            </w:r>
          </w:p>
        </w:tc>
        <w:tc>
          <w:tcPr>
            <w:tcW w:w="21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6EA6E97" w14:textId="77777777" w:rsidR="000D6FCD" w:rsidRDefault="00000000">
            <w:pPr>
              <w:jc w:val="center"/>
            </w:pPr>
            <w:r>
              <w:rPr>
                <w:b/>
                <w:bCs/>
                <w:color w:val="FFFFFF"/>
                <w:sz w:val="20"/>
                <w:szCs w:val="20"/>
              </w:rPr>
              <w:t>Plan Years</w:t>
            </w:r>
          </w:p>
        </w:tc>
        <w:tc>
          <w:tcPr>
            <w:tcW w:w="18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A1A153" w14:textId="77777777" w:rsidR="000D6FCD" w:rsidRDefault="00000000">
            <w:pPr>
              <w:jc w:val="center"/>
            </w:pPr>
            <w:r>
              <w:rPr>
                <w:b/>
                <w:bCs/>
                <w:color w:val="FFFFFF"/>
                <w:sz w:val="20"/>
                <w:szCs w:val="20"/>
              </w:rPr>
              <w:t>Hospitals</w:t>
            </w:r>
          </w:p>
        </w:tc>
        <w:tc>
          <w:tcPr>
            <w:tcW w:w="23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45B6BA67" w14:textId="77777777" w:rsidR="000D6FCD" w:rsidRDefault="00000000">
            <w:pPr>
              <w:jc w:val="center"/>
            </w:pPr>
            <w:r>
              <w:rPr>
                <w:b/>
                <w:bCs/>
                <w:color w:val="FFFFFF"/>
                <w:sz w:val="20"/>
                <w:szCs w:val="20"/>
              </w:rPr>
              <w:t>Share</w:t>
            </w:r>
          </w:p>
        </w:tc>
      </w:tr>
      <w:tr w:rsidR="000D6FCD" w14:paraId="00B2BD1B"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8CD2AD" w14:textId="77777777" w:rsidR="000D6FCD" w:rsidRDefault="00000000">
            <w:r>
              <w:rPr>
                <w:sz w:val="20"/>
                <w:szCs w:val="20"/>
              </w:rPr>
              <w:t>Pre-COVID</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7AEC7F" w14:textId="77777777" w:rsidR="000D6FCD" w:rsidRDefault="00000000">
            <w:pPr>
              <w:jc w:val="center"/>
            </w:pPr>
            <w:r>
              <w:rPr>
                <w:sz w:val="20"/>
                <w:szCs w:val="20"/>
              </w:rPr>
              <w:t>2018 – 2021</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CFA012" w14:textId="77777777" w:rsidR="000D6FCD" w:rsidRDefault="00000000">
            <w:pPr>
              <w:jc w:val="center"/>
            </w:pPr>
            <w:r>
              <w:rPr>
                <w:sz w:val="20"/>
                <w:szCs w:val="20"/>
              </w:rPr>
              <w:t>13</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D3CCDDF" w14:textId="77777777" w:rsidR="000D6FCD" w:rsidRDefault="00000000">
            <w:pPr>
              <w:jc w:val="center"/>
            </w:pPr>
            <w:r>
              <w:rPr>
                <w:sz w:val="20"/>
                <w:szCs w:val="20"/>
              </w:rPr>
              <w:t>10%</w:t>
            </w:r>
          </w:p>
        </w:tc>
      </w:tr>
      <w:tr w:rsidR="000D6FCD" w14:paraId="3E875BE7" w14:textId="77777777">
        <w:tc>
          <w:tcPr>
            <w:tcW w:w="29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40D6729" w14:textId="77777777" w:rsidR="000D6FCD" w:rsidRDefault="00000000">
            <w:r>
              <w:rPr>
                <w:sz w:val="20"/>
                <w:szCs w:val="20"/>
              </w:rPr>
              <w:t>Post-COVID</w:t>
            </w:r>
          </w:p>
        </w:tc>
        <w:tc>
          <w:tcPr>
            <w:tcW w:w="21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13B6C21" w14:textId="77777777" w:rsidR="000D6FCD" w:rsidRDefault="00000000">
            <w:pPr>
              <w:jc w:val="center"/>
            </w:pPr>
            <w:r>
              <w:rPr>
                <w:sz w:val="20"/>
                <w:szCs w:val="20"/>
              </w:rPr>
              <w:t>2022 – 2023</w:t>
            </w:r>
          </w:p>
        </w:tc>
        <w:tc>
          <w:tcPr>
            <w:tcW w:w="18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FB02A4C" w14:textId="77777777" w:rsidR="000D6FCD" w:rsidRDefault="00000000">
            <w:pPr>
              <w:jc w:val="center"/>
            </w:pPr>
            <w:r>
              <w:rPr>
                <w:sz w:val="20"/>
                <w:szCs w:val="20"/>
              </w:rPr>
              <w:t>42</w:t>
            </w:r>
          </w:p>
        </w:tc>
        <w:tc>
          <w:tcPr>
            <w:tcW w:w="23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4536645" w14:textId="77777777" w:rsidR="000D6FCD" w:rsidRDefault="00000000">
            <w:pPr>
              <w:jc w:val="center"/>
            </w:pPr>
            <w:r>
              <w:rPr>
                <w:sz w:val="20"/>
                <w:szCs w:val="20"/>
              </w:rPr>
              <w:t>35%</w:t>
            </w:r>
          </w:p>
        </w:tc>
      </w:tr>
      <w:tr w:rsidR="000D6FCD" w14:paraId="3C4F4530" w14:textId="77777777">
        <w:tc>
          <w:tcPr>
            <w:tcW w:w="29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DD8A0D" w14:textId="77777777" w:rsidR="000D6FCD" w:rsidRDefault="00000000">
            <w:r>
              <w:rPr>
                <w:sz w:val="20"/>
                <w:szCs w:val="20"/>
              </w:rPr>
              <w:t>Current</w:t>
            </w:r>
          </w:p>
        </w:tc>
        <w:tc>
          <w:tcPr>
            <w:tcW w:w="21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3060C75" w14:textId="77777777" w:rsidR="000D6FCD" w:rsidRDefault="00000000">
            <w:pPr>
              <w:jc w:val="center"/>
            </w:pPr>
            <w:r>
              <w:rPr>
                <w:sz w:val="20"/>
                <w:szCs w:val="20"/>
              </w:rPr>
              <w:t>2024 – 2026</w:t>
            </w:r>
          </w:p>
        </w:tc>
        <w:tc>
          <w:tcPr>
            <w:tcW w:w="18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A18C862" w14:textId="77777777" w:rsidR="000D6FCD" w:rsidRDefault="00000000">
            <w:pPr>
              <w:jc w:val="center"/>
            </w:pPr>
            <w:r>
              <w:rPr>
                <w:sz w:val="20"/>
                <w:szCs w:val="20"/>
              </w:rPr>
              <w:t>65</w:t>
            </w:r>
          </w:p>
        </w:tc>
        <w:tc>
          <w:tcPr>
            <w:tcW w:w="23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CC3663" w14:textId="77777777" w:rsidR="000D6FCD" w:rsidRDefault="00000000">
            <w:pPr>
              <w:jc w:val="center"/>
            </w:pPr>
            <w:r>
              <w:rPr>
                <w:sz w:val="20"/>
                <w:szCs w:val="20"/>
              </w:rPr>
              <w:t>55%</w:t>
            </w:r>
          </w:p>
        </w:tc>
      </w:tr>
      <w:tr w:rsidR="000D6FCD" w14:paraId="19FE367A" w14:textId="77777777">
        <w:tc>
          <w:tcPr>
            <w:tcW w:w="29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81E1861" w14:textId="77777777" w:rsidR="000D6FCD" w:rsidRDefault="00000000">
            <w:r>
              <w:rPr>
                <w:b/>
                <w:bCs/>
                <w:sz w:val="20"/>
                <w:szCs w:val="20"/>
              </w:rPr>
              <w:t>Total</w:t>
            </w:r>
          </w:p>
        </w:tc>
        <w:tc>
          <w:tcPr>
            <w:tcW w:w="21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59A2831" w14:textId="77777777" w:rsidR="000D6FCD" w:rsidRDefault="000D6FCD">
            <w:pPr>
              <w:jc w:val="center"/>
            </w:pPr>
          </w:p>
        </w:tc>
        <w:tc>
          <w:tcPr>
            <w:tcW w:w="18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04A94E" w14:textId="77777777" w:rsidR="000D6FCD" w:rsidRDefault="00000000">
            <w:pPr>
              <w:jc w:val="center"/>
            </w:pPr>
            <w:r>
              <w:rPr>
                <w:b/>
                <w:bCs/>
                <w:sz w:val="20"/>
                <w:szCs w:val="20"/>
              </w:rPr>
              <w:t>120</w:t>
            </w:r>
          </w:p>
        </w:tc>
        <w:tc>
          <w:tcPr>
            <w:tcW w:w="23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BDFF672" w14:textId="77777777" w:rsidR="000D6FCD" w:rsidRDefault="00000000">
            <w:pPr>
              <w:jc w:val="center"/>
            </w:pPr>
            <w:r>
              <w:rPr>
                <w:b/>
                <w:bCs/>
                <w:sz w:val="20"/>
                <w:szCs w:val="20"/>
              </w:rPr>
              <w:t>100%</w:t>
            </w:r>
          </w:p>
        </w:tc>
      </w:tr>
    </w:tbl>
    <w:p w14:paraId="487CAF9A" w14:textId="63F3D10B" w:rsidR="000D6FCD" w:rsidRDefault="00000000">
      <w:pPr>
        <w:spacing w:before="60" w:after="220"/>
      </w:pPr>
      <w:r>
        <w:rPr>
          <w:i/>
          <w:iCs/>
          <w:color w:val="5D6D7E"/>
          <w:sz w:val="18"/>
          <w:szCs w:val="18"/>
        </w:rPr>
        <w:t xml:space="preserve">Era based on </w:t>
      </w:r>
      <w:ins w:id="59" w:author="Lewis Hooper" w:date="2026-05-22T08:45:00Z" w16du:dateUtc="2026-05-22T12:45:00Z">
        <w:r w:rsidR="00C55BB5">
          <w:rPr>
            <w:i/>
            <w:iCs/>
            <w:color w:val="5D6D7E"/>
            <w:sz w:val="18"/>
            <w:szCs w:val="18"/>
          </w:rPr>
          <w:t xml:space="preserve">the </w:t>
        </w:r>
      </w:ins>
      <w:r>
        <w:rPr>
          <w:i/>
          <w:iCs/>
          <w:color w:val="5D6D7E"/>
          <w:sz w:val="18"/>
          <w:szCs w:val="18"/>
        </w:rPr>
        <w:t xml:space="preserve">plan start year. Pre-COVID = 2018–2021. Post-COVID = 2022–2023. Current = 2024–2026. Two hospitals with unconfirmed plan dates are excluded from </w:t>
      </w:r>
      <w:ins w:id="60" w:author="Lewis Hooper" w:date="2026-05-22T08:45:00Z" w16du:dateUtc="2026-05-22T12:45:00Z">
        <w:r w:rsidR="00C55BB5">
          <w:rPr>
            <w:i/>
            <w:iCs/>
            <w:color w:val="5D6D7E"/>
            <w:sz w:val="18"/>
            <w:szCs w:val="18"/>
          </w:rPr>
          <w:t xml:space="preserve">the </w:t>
        </w:r>
      </w:ins>
      <w:r>
        <w:rPr>
          <w:i/>
          <w:iCs/>
          <w:color w:val="5D6D7E"/>
          <w:sz w:val="18"/>
          <w:szCs w:val="18"/>
        </w:rPr>
        <w:t xml:space="preserve">era </w:t>
      </w:r>
      <w:commentRangeStart w:id="61"/>
      <w:r>
        <w:rPr>
          <w:i/>
          <w:iCs/>
          <w:color w:val="5D6D7E"/>
          <w:sz w:val="18"/>
          <w:szCs w:val="18"/>
        </w:rPr>
        <w:t>analysis</w:t>
      </w:r>
      <w:commentRangeEnd w:id="61"/>
      <w:r>
        <w:rPr>
          <w:rStyle w:val="CommentReference"/>
          <w:i/>
          <w:iCs/>
          <w:color w:val="5D6D7E"/>
          <w:sz w:val="18"/>
          <w:szCs w:val="18"/>
        </w:rPr>
        <w:commentReference w:id="61"/>
      </w:r>
      <w:r>
        <w:rPr>
          <w:i/>
          <w:iCs/>
          <w:color w:val="5D6D7E"/>
          <w:sz w:val="18"/>
          <w:szCs w:val="18"/>
        </w:rPr>
        <w:t>.</w:t>
      </w:r>
      <w:ins w:id="62" w:author="Lewis Hooper" w:date="2026-05-22T08:12:00Z" w16du:dateUtc="2026-05-22T12:12:00Z">
        <w:r w:rsidR="003307DE">
          <w:rPr>
            <w:i/>
            <w:iCs/>
            <w:color w:val="5D6D7E"/>
            <w:sz w:val="18"/>
            <w:szCs w:val="18"/>
          </w:rPr>
          <w:t xml:space="preserve"> </w:t>
        </w:r>
      </w:ins>
      <w:ins w:id="63" w:author="Lewis Hooper" w:date="2026-05-22T08:46:00Z" w16du:dateUtc="2026-05-22T12:46:00Z">
        <w:r w:rsidR="00C55BB5">
          <w:rPr>
            <w:i/>
            <w:iCs/>
            <w:color w:val="5D6D7E"/>
            <w:sz w:val="18"/>
            <w:szCs w:val="18"/>
          </w:rPr>
          <w:t>Pre-COVID and post-COVID</w:t>
        </w:r>
      </w:ins>
      <w:ins w:id="64" w:author="Lewis Hooper" w:date="2026-05-22T08:12:00Z" w16du:dateUtc="2026-05-22T12:12:00Z">
        <w:r w:rsidR="003307DE">
          <w:rPr>
            <w:i/>
            <w:iCs/>
            <w:color w:val="5D6D7E"/>
            <w:sz w:val="18"/>
            <w:szCs w:val="18"/>
          </w:rPr>
          <w:t xml:space="preserve"> periods were both influenced by COVI</w:t>
        </w:r>
      </w:ins>
      <w:ins w:id="65" w:author="Lewis Hooper" w:date="2026-05-22T08:13:00Z" w16du:dateUtc="2026-05-22T12:13:00Z">
        <w:r w:rsidR="003307DE">
          <w:rPr>
            <w:i/>
            <w:iCs/>
            <w:color w:val="5D6D7E"/>
            <w:sz w:val="18"/>
            <w:szCs w:val="18"/>
          </w:rPr>
          <w:t>D.</w:t>
        </w:r>
      </w:ins>
    </w:p>
    <w:p w14:paraId="5273483A" w14:textId="77777777" w:rsidR="000D6FCD" w:rsidRDefault="000D6FCD">
      <w:pPr>
        <w:spacing w:after="80"/>
      </w:pPr>
    </w:p>
    <w:p w14:paraId="2BA6C797" w14:textId="77777777" w:rsidR="000D6FCD" w:rsidRDefault="00000000">
      <w:pPr>
        <w:spacing w:before="200" w:after="80"/>
      </w:pPr>
      <w:r>
        <w:rPr>
          <w:b/>
          <w:bCs/>
          <w:color w:val="1F3864"/>
          <w:sz w:val="20"/>
          <w:szCs w:val="20"/>
        </w:rPr>
        <w:t>DATASET COVERAGE SUMMARY</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9"/>
        <w:gridCol w:w="1200"/>
        <w:gridCol w:w="3961"/>
      </w:tblGrid>
      <w:tr w:rsidR="000D6FCD" w14:paraId="24704FC4" w14:textId="77777777">
        <w:trPr>
          <w:tblHeader/>
        </w:trPr>
        <w:tc>
          <w:tcPr>
            <w:tcW w:w="4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843C2A0" w14:textId="77777777" w:rsidR="000D6FCD" w:rsidRDefault="00000000">
            <w:r>
              <w:rPr>
                <w:b/>
                <w:bCs/>
                <w:color w:val="FFFFFF"/>
                <w:sz w:val="20"/>
                <w:szCs w:val="20"/>
              </w:rPr>
              <w:t>Coverage Category</w:t>
            </w:r>
          </w:p>
        </w:tc>
        <w:tc>
          <w:tcPr>
            <w:tcW w:w="120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1A8E34A4" w14:textId="77777777" w:rsidR="000D6FCD" w:rsidRDefault="00000000">
            <w:pPr>
              <w:jc w:val="center"/>
            </w:pPr>
            <w:r>
              <w:rPr>
                <w:b/>
                <w:bCs/>
                <w:color w:val="FFFFFF"/>
                <w:sz w:val="20"/>
                <w:szCs w:val="20"/>
              </w:rPr>
              <w:t>n</w:t>
            </w:r>
          </w:p>
        </w:tc>
        <w:tc>
          <w:tcPr>
            <w:tcW w:w="396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C863A1D" w14:textId="77777777" w:rsidR="000D6FCD" w:rsidRDefault="00000000">
            <w:r>
              <w:rPr>
                <w:b/>
                <w:bCs/>
                <w:color w:val="FFFFFF"/>
                <w:sz w:val="20"/>
                <w:szCs w:val="20"/>
              </w:rPr>
              <w:t>Note</w:t>
            </w:r>
          </w:p>
        </w:tc>
      </w:tr>
      <w:tr w:rsidR="000D6FCD" w14:paraId="36FEA129"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3B0D4E5" w14:textId="77777777" w:rsidR="000D6FCD" w:rsidRDefault="00000000">
            <w:r>
              <w:rPr>
                <w:sz w:val="20"/>
                <w:szCs w:val="20"/>
              </w:rPr>
              <w:t>Full or partial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E3FBA1" w14:textId="77777777" w:rsidR="000D6FCD" w:rsidRDefault="00000000">
            <w:pPr>
              <w:jc w:val="center"/>
            </w:pPr>
            <w:r>
              <w:rPr>
                <w:sz w:val="20"/>
                <w:szCs w:val="20"/>
              </w:rPr>
              <w:t>119</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239304C" w14:textId="5C20003B" w:rsidR="000D6FCD" w:rsidRDefault="00000000">
            <w:r>
              <w:rPr>
                <w:sz w:val="19"/>
                <w:szCs w:val="19"/>
              </w:rPr>
              <w:t>All strategic directions captured, or captured with minor gaps such as missing plan dates or limited direction descriptions</w:t>
            </w:r>
            <w:ins w:id="66" w:author="Lewis Hooper" w:date="2026-05-22T08:14:00Z" w16du:dateUtc="2026-05-22T12:14:00Z">
              <w:r w:rsidR="00A17C40">
                <w:rPr>
                  <w:sz w:val="19"/>
                  <w:szCs w:val="19"/>
                </w:rPr>
                <w:t xml:space="preserve">. </w:t>
              </w:r>
            </w:ins>
            <w:del w:id="67" w:author="Lewis Hooper" w:date="2026-05-22T08:14:00Z" w16du:dateUtc="2026-05-22T12:14:00Z">
              <w:r w:rsidDel="00A17C40">
                <w:rPr>
                  <w:sz w:val="19"/>
                  <w:szCs w:val="19"/>
                </w:rPr>
                <w:delText>; primary analytical dataset</w:delText>
              </w:r>
            </w:del>
          </w:p>
        </w:tc>
      </w:tr>
      <w:tr w:rsidR="000D6FCD" w14:paraId="6EDF3611"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1797BA8" w14:textId="77777777" w:rsidR="000D6FCD" w:rsidRDefault="00000000">
            <w:r>
              <w:rPr>
                <w:sz w:val="20"/>
                <w:szCs w:val="20"/>
              </w:rPr>
              <w:t>Thin extraction</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C89CD1A" w14:textId="77777777" w:rsidR="000D6FCD" w:rsidRDefault="00000000">
            <w:pPr>
              <w:jc w:val="center"/>
            </w:pPr>
            <w:r>
              <w:rPr>
                <w:sz w:val="20"/>
                <w:szCs w:val="20"/>
              </w:rPr>
              <w:t>3</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D8E1598" w14:textId="77777777" w:rsidR="000D6FCD" w:rsidRDefault="00000000">
            <w:r>
              <w:rPr>
                <w:sz w:val="19"/>
                <w:szCs w:val="19"/>
              </w:rPr>
              <w:t>Plan confirmed; very limited content (e.g., single-page with pillars only)</w:t>
            </w:r>
          </w:p>
        </w:tc>
      </w:tr>
      <w:tr w:rsidR="000D6FCD" w14:paraId="61937EA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42A1FD1" w14:textId="77777777" w:rsidR="000D6FCD" w:rsidRDefault="00000000">
            <w:r>
              <w:rPr>
                <w:b/>
                <w:bCs/>
                <w:sz w:val="20"/>
                <w:szCs w:val="20"/>
              </w:rPr>
              <w:t>Subtotal, plans in dataset</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F134F4B" w14:textId="77777777" w:rsidR="000D6FCD" w:rsidRDefault="00000000">
            <w:pPr>
              <w:jc w:val="center"/>
            </w:pPr>
            <w:r>
              <w:rPr>
                <w:b/>
                <w:bCs/>
                <w:sz w:val="20"/>
                <w:szCs w:val="20"/>
              </w:rPr>
              <w:t>122</w:t>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02D5DD32" w14:textId="7BAA2318" w:rsidR="000D6FCD" w:rsidRDefault="00000000">
            <w:del w:id="68" w:author="Lewis Hooper" w:date="2026-05-22T08:47:00Z" w16du:dateUtc="2026-05-22T12:47:00Z">
              <w:r w:rsidDel="00C55BB5">
                <w:rPr>
                  <w:sz w:val="19"/>
                  <w:szCs w:val="19"/>
                </w:rPr>
                <w:delText xml:space="preserve">Analytical </w:delText>
              </w:r>
            </w:del>
            <w:ins w:id="69" w:author="Lewis Hooper" w:date="2026-05-22T08:47:00Z" w16du:dateUtc="2026-05-22T12:47:00Z">
              <w:r w:rsidR="00C55BB5">
                <w:rPr>
                  <w:sz w:val="19"/>
                  <w:szCs w:val="19"/>
                </w:rPr>
                <w:t>The analytical</w:t>
              </w:r>
              <w:r w:rsidR="00C55BB5">
                <w:rPr>
                  <w:sz w:val="19"/>
                  <w:szCs w:val="19"/>
                </w:rPr>
                <w:t xml:space="preserve"> </w:t>
              </w:r>
            </w:ins>
            <w:r>
              <w:rPr>
                <w:sz w:val="19"/>
                <w:szCs w:val="19"/>
              </w:rPr>
              <w:t>cohort used throughout this analysis</w:t>
            </w:r>
          </w:p>
        </w:tc>
      </w:tr>
      <w:tr w:rsidR="000D6FCD" w14:paraId="4AF794B0" w14:textId="77777777">
        <w:tc>
          <w:tcPr>
            <w:tcW w:w="4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6FF044" w14:textId="77777777" w:rsidR="000D6FCD" w:rsidRDefault="00000000">
            <w:r>
              <w:rPr>
                <w:sz w:val="20"/>
                <w:szCs w:val="20"/>
              </w:rPr>
              <w:t>Robots-blocked</w:t>
            </w:r>
          </w:p>
        </w:tc>
        <w:tc>
          <w:tcPr>
            <w:tcW w:w="120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6158BD" w14:textId="77777777" w:rsidR="000D6FCD" w:rsidRDefault="00000000">
            <w:pPr>
              <w:jc w:val="center"/>
            </w:pPr>
            <w:r>
              <w:rPr>
                <w:sz w:val="20"/>
                <w:szCs w:val="20"/>
              </w:rPr>
              <w:t>7</w:t>
            </w:r>
          </w:p>
        </w:tc>
        <w:tc>
          <w:tcPr>
            <w:tcW w:w="3961"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962432" w14:textId="37DF6737" w:rsidR="000D6FCD" w:rsidRDefault="00000000">
            <w:r>
              <w:rPr>
                <w:sz w:val="19"/>
                <w:szCs w:val="19"/>
              </w:rPr>
              <w:t xml:space="preserve">Automated access blocked per website policy; not in </w:t>
            </w:r>
            <w:ins w:id="70" w:author="Lewis Hooper" w:date="2026-05-22T08:47:00Z" w16du:dateUtc="2026-05-22T12:47:00Z">
              <w:r w:rsidR="00C55BB5">
                <w:rPr>
                  <w:sz w:val="19"/>
                  <w:szCs w:val="19"/>
                </w:rPr>
                <w:t xml:space="preserve">the analysis. </w:t>
              </w:r>
            </w:ins>
            <w:del w:id="71" w:author="Lewis Hooper" w:date="2026-05-22T08:47:00Z" w16du:dateUtc="2026-05-22T12:47:00Z">
              <w:r w:rsidDel="00C55BB5">
                <w:rPr>
                  <w:sz w:val="19"/>
                  <w:szCs w:val="19"/>
                </w:rPr>
                <w:delText>dataset</w:delText>
              </w:r>
            </w:del>
          </w:p>
        </w:tc>
      </w:tr>
      <w:tr w:rsidR="000D6FCD" w14:paraId="0F29544A" w14:textId="77777777">
        <w:tc>
          <w:tcPr>
            <w:tcW w:w="4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7100DF7" w14:textId="77777777" w:rsidR="000D6FCD" w:rsidRDefault="00000000">
            <w:r>
              <w:rPr>
                <w:sz w:val="20"/>
                <w:szCs w:val="20"/>
              </w:rPr>
              <w:t>No plan confirmed</w:t>
            </w:r>
          </w:p>
        </w:tc>
        <w:tc>
          <w:tcPr>
            <w:tcW w:w="120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DF47107" w14:textId="77777777" w:rsidR="000D6FCD" w:rsidRDefault="00000000">
            <w:pPr>
              <w:jc w:val="center"/>
            </w:pPr>
            <w:r>
              <w:rPr>
                <w:sz w:val="20"/>
                <w:szCs w:val="20"/>
              </w:rPr>
              <w:t>4</w:t>
            </w:r>
          </w:p>
        </w:tc>
        <w:tc>
          <w:tcPr>
            <w:tcW w:w="3961"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5A11182" w14:textId="77777777" w:rsidR="000D6FCD" w:rsidRDefault="00000000">
            <w:r>
              <w:rPr>
                <w:sz w:val="19"/>
                <w:szCs w:val="19"/>
              </w:rPr>
              <w:t>Hospital confirmed no current strategic plan exists; not in dataset</w:t>
            </w:r>
          </w:p>
        </w:tc>
      </w:tr>
      <w:tr w:rsidR="000D6FCD" w14:paraId="454A4F1F" w14:textId="77777777">
        <w:tc>
          <w:tcPr>
            <w:tcW w:w="4199"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F9346DE" w14:textId="77777777" w:rsidR="000D6FCD" w:rsidRDefault="00000000">
            <w:r>
              <w:rPr>
                <w:b/>
                <w:bCs/>
                <w:sz w:val="20"/>
                <w:szCs w:val="20"/>
              </w:rPr>
              <w:t>Total registry</w:t>
            </w:r>
          </w:p>
        </w:tc>
        <w:tc>
          <w:tcPr>
            <w:tcW w:w="1200"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10127E08" w14:textId="77777777" w:rsidR="000D6FCD" w:rsidRDefault="00000000">
            <w:pPr>
              <w:jc w:val="center"/>
            </w:pPr>
            <w:commentRangeStart w:id="72"/>
            <w:r>
              <w:rPr>
                <w:b/>
                <w:bCs/>
                <w:sz w:val="20"/>
                <w:szCs w:val="20"/>
              </w:rPr>
              <w:t>130</w:t>
            </w:r>
            <w:commentRangeEnd w:id="72"/>
            <w:r w:rsidR="00A17C40">
              <w:rPr>
                <w:rStyle w:val="CommentReference"/>
                <w:sz w:val="22"/>
                <w:szCs w:val="22"/>
              </w:rPr>
              <w:commentReference w:id="72"/>
            </w:r>
          </w:p>
        </w:tc>
        <w:tc>
          <w:tcPr>
            <w:tcW w:w="3961"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3079A20B" w14:textId="77777777" w:rsidR="000D6FCD" w:rsidRDefault="00000000">
            <w:r>
              <w:rPr>
                <w:sz w:val="19"/>
                <w:szCs w:val="19"/>
              </w:rPr>
              <w:t>Active hospitals in Ministry of Health facility registry</w:t>
            </w:r>
          </w:p>
        </w:tc>
      </w:tr>
    </w:tbl>
    <w:p w14:paraId="4ECA2AE8" w14:textId="776D266E" w:rsidR="000D6FCD" w:rsidRDefault="00000000">
      <w:pPr>
        <w:spacing w:before="60" w:after="220"/>
      </w:pPr>
      <w:r>
        <w:rPr>
          <w:i/>
          <w:iCs/>
          <w:color w:val="5D6D7E"/>
          <w:sz w:val="18"/>
          <w:szCs w:val="18"/>
        </w:rPr>
        <w:t xml:space="preserve">Plans fully or partially captured (n=119) form the primary analytical dataset along with thin extractions (n=3), for a total of 122 hospitals. A small subset of the 119 required image-mode reprocessing due to embedded font issues in the PDF; all were resolved before analysis. </w:t>
      </w:r>
      <w:del w:id="73" w:author="Lewis Hooper" w:date="2026-05-22T08:48:00Z" w16du:dateUtc="2026-05-22T12:48:00Z">
        <w:r w:rsidDel="00C55BB5">
          <w:rPr>
            <w:i/>
            <w:iCs/>
            <w:color w:val="5D6D7E"/>
            <w:sz w:val="18"/>
            <w:szCs w:val="18"/>
          </w:rPr>
          <w:delText>Robots-blocked</w:delText>
        </w:r>
      </w:del>
      <w:ins w:id="74" w:author="Lewis Hooper" w:date="2026-05-22T08:48:00Z" w16du:dateUtc="2026-05-22T12:48:00Z">
        <w:r w:rsidR="00C55BB5">
          <w:rPr>
            <w:i/>
            <w:iCs/>
            <w:color w:val="5D6D7E"/>
            <w:sz w:val="18"/>
            <w:szCs w:val="18"/>
          </w:rPr>
          <w:t>Robot-blocked</w:t>
        </w:r>
      </w:ins>
      <w:r>
        <w:rPr>
          <w:i/>
          <w:iCs/>
          <w:color w:val="5D6D7E"/>
          <w:sz w:val="18"/>
          <w:szCs w:val="18"/>
        </w:rPr>
        <w:t xml:space="preserve"> and no-plan hospitals are excluded from all analyses.</w:t>
      </w:r>
    </w:p>
    <w:p w14:paraId="3CDCED88" w14:textId="77777777" w:rsidR="000D6FCD" w:rsidRDefault="000D6FCD">
      <w:pPr>
        <w:spacing w:after="100"/>
      </w:pPr>
    </w:p>
    <w:p w14:paraId="02915FCA" w14:textId="69CD1AB6" w:rsidR="000D6FCD" w:rsidRDefault="00000000">
      <w:pPr>
        <w:spacing w:after="160"/>
      </w:pPr>
      <w:r>
        <w:t>The average Ontario hospital strategic plan contains 4.6 named strategic directions, ranging from 2 to</w:t>
      </w:r>
      <w:commentRangeStart w:id="75"/>
      <w:r>
        <w:t xml:space="preserve"> 8</w:t>
      </w:r>
      <w:commentRangeEnd w:id="75"/>
      <w:r w:rsidR="00A17C40">
        <w:rPr>
          <w:rStyle w:val="CommentReference"/>
          <w:sz w:val="22"/>
          <w:szCs w:val="22"/>
        </w:rPr>
        <w:commentReference w:id="75"/>
      </w:r>
      <w:r>
        <w:t xml:space="preserve">. Large Community hospitals show the widest spread; Specialty hospitals cluster tightly at 3–5. Plans written since 2024 are </w:t>
      </w:r>
      <w:del w:id="76" w:author="Lewis Hooper" w:date="2026-05-22T08:49:00Z" w16du:dateUtc="2026-05-22T12:49:00Z">
        <w:r w:rsidDel="00C55BB5">
          <w:delText xml:space="preserve">modestly broader </w:delText>
        </w:r>
      </w:del>
      <w:ins w:id="77" w:author="Lewis Hooper" w:date="2026-05-22T08:49:00Z" w16du:dateUtc="2026-05-22T12:49:00Z">
        <w:r w:rsidR="00C55BB5">
          <w:t xml:space="preserve">slightly larger </w:t>
        </w:r>
      </w:ins>
      <w:r>
        <w:t>on average (4.5 directions), suggesting a sector-wide expansion in strategic scope in the most recent planning cycle</w:t>
      </w:r>
      <w:commentRangeStart w:id="78"/>
      <w:r>
        <w:t>. The variation in plan depth, from a dense ten-page strategy with detailed action plans to a single-page pillars document, is itself a finding about governance practice across the sector.</w:t>
      </w:r>
      <w:commentRangeEnd w:id="78"/>
      <w:r w:rsidR="00A17C40">
        <w:rPr>
          <w:rStyle w:val="CommentReference"/>
          <w:sz w:val="22"/>
          <w:szCs w:val="22"/>
        </w:rPr>
        <w:commentReference w:id="78"/>
      </w:r>
    </w:p>
    <w:p w14:paraId="117EE882" w14:textId="77777777" w:rsidR="000D6FCD" w:rsidRDefault="00000000">
      <w:pPr>
        <w:pStyle w:val="Heading2"/>
      </w:pPr>
      <w:r>
        <w:t>3b.  The Strategic Theme Taxonomy</w:t>
      </w:r>
    </w:p>
    <w:p w14:paraId="4CAA6F0F" w14:textId="77777777" w:rsidR="000D6FCD" w:rsidRDefault="00000000">
      <w:pPr>
        <w:spacing w:after="160"/>
      </w:pPr>
      <w:r>
        <w:t xml:space="preserve">We classified every strategic direction into one of ten thematic categories. The taxonomy emerged from what hospitals actually write about, not from a pre-existing academic framework, and was refined iteratively until it matched hospital strategic directions. </w:t>
      </w:r>
    </w:p>
    <w:p w14:paraId="41737641" w14:textId="77777777" w:rsidR="000D6FCD" w:rsidRDefault="000D6FCD">
      <w:pPr>
        <w:spacing w:after="80"/>
      </w:pPr>
    </w:p>
    <w:p w14:paraId="058C735C" w14:textId="77777777" w:rsidR="000D6FCD" w:rsidRDefault="00000000">
      <w:pPr>
        <w:spacing w:before="200" w:after="80"/>
      </w:pPr>
      <w:r>
        <w:rPr>
          <w:b/>
          <w:bCs/>
          <w:color w:val="1F3864"/>
          <w:sz w:val="20"/>
          <w:szCs w:val="20"/>
        </w:rPr>
        <w:t>THE TEN STRATEGIC THEMES</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40"/>
        <w:gridCol w:w="2636"/>
        <w:gridCol w:w="5984"/>
      </w:tblGrid>
      <w:tr w:rsidR="000D6FCD" w14:paraId="3A2D2FF1" w14:textId="77777777">
        <w:trPr>
          <w:tblHeader/>
        </w:trPr>
        <w:tc>
          <w:tcPr>
            <w:tcW w:w="74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832386E" w14:textId="77777777" w:rsidR="000D6FCD" w:rsidRDefault="00000000">
            <w:r>
              <w:rPr>
                <w:b/>
                <w:bCs/>
                <w:color w:val="FFFFFF"/>
                <w:sz w:val="20"/>
                <w:szCs w:val="20"/>
              </w:rPr>
              <w:t>Code</w:t>
            </w:r>
          </w:p>
        </w:tc>
        <w:tc>
          <w:tcPr>
            <w:tcW w:w="263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9ABD404" w14:textId="77777777" w:rsidR="000D6FCD" w:rsidRDefault="00000000">
            <w:r>
              <w:rPr>
                <w:b/>
                <w:bCs/>
                <w:color w:val="FFFFFF"/>
                <w:sz w:val="20"/>
                <w:szCs w:val="20"/>
              </w:rPr>
              <w:t>Theme</w:t>
            </w:r>
          </w:p>
        </w:tc>
        <w:tc>
          <w:tcPr>
            <w:tcW w:w="598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FF16144" w14:textId="77777777" w:rsidR="000D6FCD" w:rsidRDefault="00000000">
            <w:r>
              <w:rPr>
                <w:b/>
                <w:bCs/>
                <w:color w:val="FFFFFF"/>
                <w:sz w:val="20"/>
                <w:szCs w:val="20"/>
              </w:rPr>
              <w:t>What it covers</w:t>
            </w:r>
          </w:p>
        </w:tc>
      </w:tr>
      <w:tr w:rsidR="000D6FCD" w14:paraId="6E1162A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294F9E7" w14:textId="77777777" w:rsidR="000D6FCD" w:rsidRDefault="00000000">
            <w:r>
              <w:rPr>
                <w:b/>
                <w:bCs/>
                <w:color w:val="1F3864"/>
                <w:sz w:val="20"/>
                <w:szCs w:val="20"/>
              </w:rPr>
              <w:t>WRK</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8440C73" w14:textId="77777777" w:rsidR="000D6FCD" w:rsidRDefault="00000000">
            <w:r>
              <w:rPr>
                <w:b/>
                <w:bCs/>
                <w:sz w:val="20"/>
                <w:szCs w:val="20"/>
              </w:rPr>
              <w:t>Workforce &amp; People</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9E8998" w14:textId="77777777" w:rsidR="000D6FCD" w:rsidRDefault="00000000">
            <w:r>
              <w:rPr>
                <w:sz w:val="19"/>
                <w:szCs w:val="19"/>
              </w:rPr>
              <w:t>Recruitment, retention, staff wellbeing, culture, and leadership development</w:t>
            </w:r>
          </w:p>
        </w:tc>
      </w:tr>
      <w:tr w:rsidR="000D6FCD" w14:paraId="71F9383A"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C03C4F1" w14:textId="77777777" w:rsidR="000D6FCD" w:rsidRDefault="00000000">
            <w:r>
              <w:rPr>
                <w:b/>
                <w:bCs/>
                <w:color w:val="1F3864"/>
                <w:sz w:val="20"/>
                <w:szCs w:val="20"/>
              </w:rPr>
              <w:t>PAT</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7A724A6" w14:textId="77777777" w:rsidR="000D6FCD" w:rsidRDefault="00000000">
            <w:r>
              <w:rPr>
                <w:b/>
                <w:bCs/>
                <w:sz w:val="20"/>
                <w:szCs w:val="20"/>
              </w:rPr>
              <w:t>Patient Care &amp; Quality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235B8A3" w14:textId="77777777" w:rsidR="000D6FCD" w:rsidRDefault="00000000">
            <w:r>
              <w:rPr>
                <w:sz w:val="19"/>
                <w:szCs w:val="19"/>
              </w:rPr>
              <w:t>Patient experience, clinical quality, safety, and outcomes improvement</w:t>
            </w:r>
          </w:p>
        </w:tc>
      </w:tr>
      <w:tr w:rsidR="000D6FCD" w14:paraId="309CD66E"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0EF024F" w14:textId="77777777" w:rsidR="000D6FCD" w:rsidRDefault="00000000">
            <w:r>
              <w:rPr>
                <w:b/>
                <w:bCs/>
                <w:color w:val="1F3864"/>
                <w:sz w:val="20"/>
                <w:szCs w:val="20"/>
              </w:rPr>
              <w:t>PAR</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C384047" w14:textId="77777777" w:rsidR="000D6FCD" w:rsidRDefault="00000000">
            <w:r>
              <w:rPr>
                <w:b/>
                <w:bCs/>
                <w:sz w:val="20"/>
                <w:szCs w:val="20"/>
              </w:rPr>
              <w:t>Partnerships &amp; Community</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506CABF" w14:textId="77777777" w:rsidR="000D6FCD" w:rsidRDefault="00000000">
            <w:r>
              <w:rPr>
                <w:sz w:val="19"/>
                <w:szCs w:val="19"/>
              </w:rPr>
              <w:t>Health system partnerships, community engagement, and Indigenous relations</w:t>
            </w:r>
          </w:p>
        </w:tc>
      </w:tr>
      <w:tr w:rsidR="000D6FCD" w14:paraId="38A1C76F"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BDB1A06" w14:textId="77777777" w:rsidR="000D6FCD" w:rsidRDefault="00000000">
            <w:r>
              <w:rPr>
                <w:b/>
                <w:bCs/>
                <w:color w:val="1F3864"/>
                <w:sz w:val="20"/>
                <w:szCs w:val="20"/>
              </w:rPr>
              <w:t>FIN</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F820668" w14:textId="77777777" w:rsidR="000D6FCD" w:rsidRDefault="00000000">
            <w:r>
              <w:rPr>
                <w:b/>
                <w:bCs/>
                <w:sz w:val="20"/>
                <w:szCs w:val="20"/>
              </w:rPr>
              <w:t>Financial Sustainability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A3CC6C1" w14:textId="77777777" w:rsidR="000D6FCD" w:rsidRDefault="00000000">
            <w:r>
              <w:rPr>
                <w:sz w:val="19"/>
                <w:szCs w:val="19"/>
              </w:rPr>
              <w:t>Revenue growth, cost management, capital planning, and fiscal resilience</w:t>
            </w:r>
          </w:p>
        </w:tc>
      </w:tr>
      <w:tr w:rsidR="000D6FCD" w14:paraId="7F9A20D6"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16CC7B0" w14:textId="77777777" w:rsidR="000D6FCD" w:rsidRDefault="00000000">
            <w:r>
              <w:rPr>
                <w:b/>
                <w:bCs/>
                <w:color w:val="1F3864"/>
                <w:sz w:val="20"/>
                <w:szCs w:val="20"/>
              </w:rPr>
              <w:t>RES</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5358706" w14:textId="77777777" w:rsidR="000D6FCD" w:rsidRDefault="00000000">
            <w:r>
              <w:rPr>
                <w:b/>
                <w:bCs/>
                <w:sz w:val="20"/>
                <w:szCs w:val="20"/>
              </w:rPr>
              <w:t>Research &amp; Academic</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189D415" w14:textId="77777777" w:rsidR="000D6FCD" w:rsidRDefault="00000000">
            <w:r>
              <w:rPr>
                <w:sz w:val="19"/>
                <w:szCs w:val="19"/>
              </w:rPr>
              <w:t>Research programs, academic affiliations, teaching, and knowledge creation</w:t>
            </w:r>
          </w:p>
        </w:tc>
      </w:tr>
      <w:tr w:rsidR="000D6FCD" w14:paraId="324D0818"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6EAB192" w14:textId="77777777" w:rsidR="000D6FCD" w:rsidRDefault="00000000">
            <w:r>
              <w:rPr>
                <w:b/>
                <w:bCs/>
                <w:color w:val="1F3864"/>
                <w:sz w:val="20"/>
                <w:szCs w:val="20"/>
              </w:rPr>
              <w:t>ACC</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4AB0363" w14:textId="77777777" w:rsidR="000D6FCD" w:rsidRDefault="00000000">
            <w:r>
              <w:rPr>
                <w:b/>
                <w:bCs/>
                <w:sz w:val="20"/>
                <w:szCs w:val="20"/>
              </w:rPr>
              <w:t>Access &amp; Care Delivery</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FAD9C2C" w14:textId="77777777" w:rsidR="000D6FCD" w:rsidRDefault="00000000">
            <w:r>
              <w:rPr>
                <w:sz w:val="19"/>
                <w:szCs w:val="19"/>
              </w:rPr>
              <w:t>Access to care, capacity, wait times, and care model redesign</w:t>
            </w:r>
          </w:p>
        </w:tc>
      </w:tr>
      <w:tr w:rsidR="000D6FCD" w14:paraId="21F593F4"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03C5ED4" w14:textId="77777777" w:rsidR="000D6FCD" w:rsidRDefault="00000000">
            <w:r>
              <w:rPr>
                <w:b/>
                <w:bCs/>
                <w:color w:val="1F3864"/>
                <w:sz w:val="20"/>
                <w:szCs w:val="20"/>
              </w:rPr>
              <w:t>INN</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70ECA40" w14:textId="77777777" w:rsidR="000D6FCD" w:rsidRDefault="00000000">
            <w:r>
              <w:rPr>
                <w:b/>
                <w:bCs/>
                <w:sz w:val="20"/>
                <w:szCs w:val="20"/>
              </w:rPr>
              <w:t>Innovation &amp; Digital Health</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D71CDEB" w14:textId="77777777" w:rsidR="000D6FCD" w:rsidRDefault="00000000">
            <w:r>
              <w:rPr>
                <w:sz w:val="19"/>
                <w:szCs w:val="19"/>
              </w:rPr>
              <w:t>Digital transformation, technology adoption, data analytics, and virtual care</w:t>
            </w:r>
          </w:p>
        </w:tc>
      </w:tr>
      <w:tr w:rsidR="000D6FCD" w14:paraId="73D33CE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39BA7A" w14:textId="77777777" w:rsidR="000D6FCD" w:rsidRDefault="00000000">
            <w:r>
              <w:rPr>
                <w:b/>
                <w:bCs/>
                <w:color w:val="1F3864"/>
                <w:sz w:val="20"/>
                <w:szCs w:val="20"/>
              </w:rPr>
              <w:t>INF</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2B3B50E" w14:textId="77777777" w:rsidR="000D6FCD" w:rsidRDefault="00000000">
            <w:r>
              <w:rPr>
                <w:b/>
                <w:bCs/>
                <w:sz w:val="20"/>
                <w:szCs w:val="20"/>
              </w:rPr>
              <w:t>Infrastructure &amp; Operations</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335D903" w14:textId="77777777" w:rsidR="000D6FCD" w:rsidRDefault="00000000">
            <w:r>
              <w:rPr>
                <w:sz w:val="19"/>
                <w:szCs w:val="19"/>
              </w:rPr>
              <w:t>Facilities, equipment, physical plant, and operational systems</w:t>
            </w:r>
          </w:p>
        </w:tc>
      </w:tr>
      <w:tr w:rsidR="000D6FCD" w14:paraId="6ADB5AEF" w14:textId="77777777">
        <w:tc>
          <w:tcPr>
            <w:tcW w:w="74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D44AA7" w14:textId="77777777" w:rsidR="000D6FCD" w:rsidRDefault="00000000">
            <w:r>
              <w:rPr>
                <w:b/>
                <w:bCs/>
                <w:color w:val="1F3864"/>
                <w:sz w:val="20"/>
                <w:szCs w:val="20"/>
              </w:rPr>
              <w:t>EDI</w:t>
            </w:r>
          </w:p>
        </w:tc>
        <w:tc>
          <w:tcPr>
            <w:tcW w:w="263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040AF54" w14:textId="77777777" w:rsidR="000D6FCD" w:rsidRDefault="00000000">
            <w:r>
              <w:rPr>
                <w:b/>
                <w:bCs/>
                <w:sz w:val="20"/>
                <w:szCs w:val="20"/>
              </w:rPr>
              <w:t>Equity, Diversity &amp; Inclusion</w:t>
            </w:r>
          </w:p>
        </w:tc>
        <w:tc>
          <w:tcPr>
            <w:tcW w:w="598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C92E802" w14:textId="77777777" w:rsidR="000D6FCD" w:rsidRDefault="00000000">
            <w:r>
              <w:rPr>
                <w:sz w:val="19"/>
                <w:szCs w:val="19"/>
              </w:rPr>
              <w:t>Health equity, anti-racism, cultural safety, and inclusive workplaces</w:t>
            </w:r>
          </w:p>
        </w:tc>
      </w:tr>
      <w:tr w:rsidR="000D6FCD" w14:paraId="10FC5F46" w14:textId="77777777">
        <w:tc>
          <w:tcPr>
            <w:tcW w:w="740"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7C3C643A" w14:textId="77777777" w:rsidR="000D6FCD" w:rsidRDefault="00000000">
            <w:r>
              <w:rPr>
                <w:b/>
                <w:bCs/>
                <w:color w:val="1F3864"/>
                <w:sz w:val="20"/>
                <w:szCs w:val="20"/>
              </w:rPr>
              <w:t>ORG</w:t>
            </w:r>
          </w:p>
        </w:tc>
        <w:tc>
          <w:tcPr>
            <w:tcW w:w="263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33DE0A5E" w14:textId="77777777" w:rsidR="000D6FCD" w:rsidRDefault="00000000">
            <w:r>
              <w:rPr>
                <w:b/>
                <w:bCs/>
                <w:sz w:val="20"/>
                <w:szCs w:val="20"/>
              </w:rPr>
              <w:t>Organizational Culture</w:t>
            </w:r>
          </w:p>
        </w:tc>
        <w:tc>
          <w:tcPr>
            <w:tcW w:w="598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8409761" w14:textId="77777777" w:rsidR="000D6FCD" w:rsidRDefault="00000000">
            <w:r>
              <w:rPr>
                <w:sz w:val="19"/>
                <w:szCs w:val="19"/>
              </w:rPr>
              <w:t>Organizational identity, values clarification, and culture transformation</w:t>
            </w:r>
          </w:p>
        </w:tc>
      </w:tr>
    </w:tbl>
    <w:p w14:paraId="3CDFBDA6" w14:textId="28F89D79" w:rsidR="000D6FCD" w:rsidRDefault="00000000">
      <w:pPr>
        <w:spacing w:before="60" w:after="220"/>
      </w:pPr>
      <w:r>
        <w:rPr>
          <w:i/>
          <w:iCs/>
          <w:color w:val="5D6D7E"/>
          <w:sz w:val="18"/>
          <w:szCs w:val="18"/>
        </w:rPr>
        <w:t xml:space="preserve">Each strategic direction receives a primary theme (the definitive classification of what the direction is fundamentally about) and an optional secondary theme where a direction substantially addresses a second area. All homogeneity and heatmap analyses use </w:t>
      </w:r>
      <w:del w:id="79" w:author="Lewis Hooper" w:date="2026-05-22T08:50:00Z" w16du:dateUtc="2026-05-22T12:50:00Z">
        <w:r w:rsidDel="00C55BB5">
          <w:rPr>
            <w:i/>
            <w:iCs/>
            <w:color w:val="5D6D7E"/>
            <w:sz w:val="18"/>
            <w:szCs w:val="18"/>
          </w:rPr>
          <w:delText>primary themes only</w:delText>
        </w:r>
      </w:del>
      <w:ins w:id="80" w:author="Lewis Hooper" w:date="2026-05-22T08:50:00Z" w16du:dateUtc="2026-05-22T12:50:00Z">
        <w:r w:rsidR="00C55BB5">
          <w:rPr>
            <w:i/>
            <w:iCs/>
            <w:color w:val="5D6D7E"/>
            <w:sz w:val="18"/>
            <w:szCs w:val="18"/>
          </w:rPr>
          <w:t>only primary themes</w:t>
        </w:r>
      </w:ins>
      <w:r>
        <w:rPr>
          <w:i/>
          <w:iCs/>
          <w:color w:val="5D6D7E"/>
          <w:sz w:val="18"/>
          <w:szCs w:val="18"/>
        </w:rPr>
        <w:t>.</w:t>
      </w:r>
    </w:p>
    <w:p w14:paraId="6E7B4C23" w14:textId="77777777" w:rsidR="000D6FCD" w:rsidRDefault="00000000">
      <w:pPr>
        <w:pStyle w:val="Heading2"/>
      </w:pPr>
      <w:r>
        <w:t>3c.  How Themes Were Assigned</w:t>
      </w:r>
    </w:p>
    <w:p w14:paraId="0B24DBD2" w14:textId="29F22EFC" w:rsidR="000D6FCD" w:rsidRDefault="00000000">
      <w:pPr>
        <w:spacing w:after="160"/>
      </w:pPr>
      <w:r>
        <w:t xml:space="preserve">Each of the </w:t>
      </w:r>
      <w:commentRangeStart w:id="81"/>
      <w:del w:id="82" w:author="Lewis Hooper" w:date="2026-05-22T08:20:00Z" w16du:dateUtc="2026-05-22T12:20:00Z">
        <w:r w:rsidDel="00A17C40">
          <w:delText>589</w:delText>
        </w:r>
      </w:del>
      <w:commentRangeEnd w:id="81"/>
      <w:r w:rsidR="00A17C40">
        <w:rPr>
          <w:rStyle w:val="CommentReference"/>
          <w:sz w:val="22"/>
          <w:szCs w:val="22"/>
        </w:rPr>
        <w:commentReference w:id="81"/>
      </w:r>
      <w:del w:id="83" w:author="Lewis Hooper" w:date="2026-05-22T08:20:00Z" w16du:dateUtc="2026-05-22T12:20:00Z">
        <w:r w:rsidDel="00A17C40">
          <w:delText xml:space="preserve"> </w:delText>
        </w:r>
      </w:del>
      <w:ins w:id="84" w:author="Lewis Hooper" w:date="2026-05-22T08:20:00Z" w16du:dateUtc="2026-05-22T12:20:00Z">
        <w:r w:rsidR="00A17C40">
          <w:t>560</w:t>
        </w:r>
        <w:r w:rsidR="00A17C40">
          <w:t xml:space="preserve"> </w:t>
        </w:r>
      </w:ins>
      <w:r>
        <w:t xml:space="preserve">strategic directions and enablers was submitted to the Claude AI API with a structured classification prompt and a full taxonomy definition. The API returned a primary </w:t>
      </w:r>
      <w:r>
        <w:lastRenderedPageBreak/>
        <w:t>theme, an optional secondary theme, and a confidence rating (</w:t>
      </w:r>
      <w:del w:id="85" w:author="Lewis Hooper" w:date="2026-05-22T08:50:00Z" w16du:dateUtc="2026-05-22T12:50:00Z">
        <w:r w:rsidDel="00C55BB5">
          <w:delText>high / medium</w:delText>
        </w:r>
      </w:del>
      <w:ins w:id="86" w:author="Lewis Hooper" w:date="2026-05-22T08:50:00Z" w16du:dateUtc="2026-05-22T12:50:00Z">
        <w:r w:rsidR="00C55BB5">
          <w:t>high/</w:t>
        </w:r>
      </w:ins>
      <w:ins w:id="87" w:author="Lewis Hooper" w:date="2026-05-22T08:51:00Z" w16du:dateUtc="2026-05-22T12:51:00Z">
        <w:r w:rsidR="00C55BB5">
          <w:t>medium/low</w:t>
        </w:r>
      </w:ins>
      <w:del w:id="88" w:author="Lewis Hooper" w:date="2026-05-22T08:51:00Z" w16du:dateUtc="2026-05-22T12:51:00Z">
        <w:r w:rsidDel="00C55BB5">
          <w:delText xml:space="preserve"> / low</w:delText>
        </w:r>
      </w:del>
      <w:r>
        <w:t>). Temperature was set to zero throughout (as above), every classification is deterministic and reproducible.</w:t>
      </w:r>
    </w:p>
    <w:p w14:paraId="2011B991" w14:textId="72955569" w:rsidR="000D6FCD" w:rsidRDefault="00000000">
      <w:pPr>
        <w:spacing w:after="160"/>
      </w:pPr>
      <w:r>
        <w:t xml:space="preserve">Primary and secondary designations carry different interpretive significance. A hospital that names Workforce as a standalone strategic direction is making a different kind of commitment than one that embeds workforce language within an Operational Excellence direction. </w:t>
      </w:r>
      <w:del w:id="89" w:author="Lewis Hooper" w:date="2026-05-22T08:51:00Z" w16du:dateUtc="2026-05-22T12:51:00Z">
        <w:r w:rsidDel="00C55BB5">
          <w:delText xml:space="preserve">Primary theme captures the explicit commitment; </w:delText>
        </w:r>
      </w:del>
      <w:ins w:id="90" w:author="Lewis Hooper" w:date="2026-05-22T08:51:00Z" w16du:dateUtc="2026-05-22T12:51:00Z">
        <w:r w:rsidR="00C55BB5">
          <w:t xml:space="preserve">The primary theme captures the explicit commitment; the </w:t>
        </w:r>
      </w:ins>
      <w:r>
        <w:t xml:space="preserve">secondary theme records the embedded signal without giving it equal standing. All homogeneity and prevalence analyses in this report use </w:t>
      </w:r>
      <w:del w:id="91" w:author="Lewis Hooper" w:date="2026-05-22T08:51:00Z" w16du:dateUtc="2026-05-22T12:51:00Z">
        <w:r w:rsidDel="00C55BB5">
          <w:delText>primary themes only</w:delText>
        </w:r>
      </w:del>
      <w:ins w:id="92" w:author="Lewis Hooper" w:date="2026-05-22T08:51:00Z" w16du:dateUtc="2026-05-22T12:51:00Z">
        <w:r w:rsidR="00C55BB5">
          <w:t>only primary themes</w:t>
        </w:r>
      </w:ins>
      <w:r>
        <w:t>.</w:t>
      </w:r>
    </w:p>
    <w:p w14:paraId="56AA9DEA" w14:textId="77777777" w:rsidR="00EA077E" w:rsidRDefault="00000000">
      <w:pPr>
        <w:spacing w:after="160"/>
        <w:rPr>
          <w:ins w:id="93" w:author="Lewis Hooper" w:date="2026-05-22T08:24:00Z" w16du:dateUtc="2026-05-22T12:24:00Z"/>
        </w:rPr>
      </w:pPr>
      <w:r>
        <w:t xml:space="preserve">Two themes warrant particular care in interpretation. RES, Research &amp; Academic, is </w:t>
      </w:r>
      <w:del w:id="94" w:author="Lewis Hooper" w:date="2026-05-22T08:23:00Z" w16du:dateUtc="2026-05-22T12:23:00Z">
        <w:r w:rsidDel="00EA077E">
          <w:delText>heavily driven by institutional mandate</w:delText>
        </w:r>
      </w:del>
      <w:del w:id="95" w:author="Lewis Hooper" w:date="2026-05-22T08:22:00Z" w16du:dateUtc="2026-05-22T12:22:00Z">
        <w:r w:rsidDel="00A17C40">
          <w:delText xml:space="preserve">: </w:delText>
        </w:r>
      </w:del>
      <w:del w:id="96" w:author="Lewis Hooper" w:date="2026-05-22T08:23:00Z" w16du:dateUtc="2026-05-22T12:23:00Z">
        <w:r w:rsidDel="00A17C40">
          <w:delText>near-</w:delText>
        </w:r>
        <w:r w:rsidDel="00EA077E">
          <w:delText>universal in</w:delText>
        </w:r>
      </w:del>
      <w:ins w:id="97" w:author="Lewis Hooper" w:date="2026-05-22T08:23:00Z" w16du:dateUtc="2026-05-22T12:23:00Z">
        <w:r w:rsidR="00EA077E">
          <w:t>clearly important in</w:t>
        </w:r>
      </w:ins>
      <w:r>
        <w:t xml:space="preserve"> Teaching hospitals, </w:t>
      </w:r>
      <w:ins w:id="98" w:author="Lewis Hooper" w:date="2026-05-22T08:23:00Z" w16du:dateUtc="2026-05-22T12:23:00Z">
        <w:r w:rsidR="00EA077E">
          <w:t xml:space="preserve">but </w:t>
        </w:r>
      </w:ins>
      <w:r>
        <w:t xml:space="preserve">absent in Small Community hospitals. This is a structural difference, not a strategic choice. </w:t>
      </w:r>
    </w:p>
    <w:p w14:paraId="62784683" w14:textId="2F43D9DB" w:rsidR="000D6FCD" w:rsidRDefault="00000000">
      <w:pPr>
        <w:spacing w:after="160"/>
      </w:pPr>
      <w:r>
        <w:t xml:space="preserve">EDI, Equity, Diversity &amp; Inclusion, showed a sharp emergence in 2022–2023 plans that may partly reflect </w:t>
      </w:r>
      <w:del w:id="99" w:author="Lewis Hooper" w:date="2026-05-22T08:52:00Z" w16du:dateUtc="2026-05-22T12:52:00Z">
        <w:r w:rsidDel="00C55BB5">
          <w:delText xml:space="preserve">naming convention (standalone EDI directions) rather than a genuine increase in equity content, some of which may have always </w:delText>
        </w:r>
      </w:del>
      <w:ins w:id="100" w:author="Lewis Hooper" w:date="2026-05-22T08:52:00Z" w16du:dateUtc="2026-05-22T12:52:00Z">
        <w:r w:rsidR="00C55BB5">
          <w:t xml:space="preserve">a naming convention (standalone EDI directions) rather than a genuine increase in equity content, some of which may always have </w:t>
        </w:r>
      </w:ins>
      <w:r>
        <w:t>been embedded within patient care or workforce directions.</w:t>
      </w:r>
    </w:p>
    <w:p w14:paraId="21652ED0" w14:textId="77777777" w:rsidR="000D6FCD" w:rsidRDefault="00000000">
      <w:pPr>
        <w:pStyle w:val="Heading2"/>
      </w:pPr>
      <w:r>
        <w:t>3d.  What Hospitals Are Focused On</w:t>
      </w:r>
    </w:p>
    <w:p w14:paraId="41C19DF4" w14:textId="77777777" w:rsidR="000D6FCD" w:rsidRDefault="00000000">
      <w:pPr>
        <w:spacing w:after="160"/>
      </w:pPr>
      <w:r>
        <w:t>The table below shows each theme's share of total strategic directions by hospital type, the proportion of each type group's planning space devoted to each strategic area. Darker cells indicate greater emphasis. Read across a row to see how a theme is distributed across the sector; read down a column to see a type group's full strategic portfolio.</w:t>
      </w:r>
    </w:p>
    <w:p w14:paraId="3BD582EA" w14:textId="77777777" w:rsidR="000D6FCD" w:rsidRDefault="000D6FCD">
      <w:pPr>
        <w:spacing w:after="80"/>
      </w:pPr>
    </w:p>
    <w:p w14:paraId="090C2CB8" w14:textId="77777777" w:rsidR="000D6FCD" w:rsidRDefault="00000000">
      <w:pPr>
        <w:spacing w:before="200" w:after="80"/>
      </w:pPr>
      <w:r>
        <w:rPr>
          <w:b/>
          <w:bCs/>
          <w:color w:val="1F3864"/>
          <w:sz w:val="20"/>
          <w:szCs w:val="20"/>
        </w:rPr>
        <w:t>STRATEGIC THEME EMPHASIS BY HOSPITAL TYPE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60"/>
        <w:gridCol w:w="1650"/>
        <w:gridCol w:w="1649"/>
        <w:gridCol w:w="1650"/>
        <w:gridCol w:w="1651"/>
      </w:tblGrid>
      <w:tr w:rsidR="000D6FCD" w14:paraId="7832C1BA" w14:textId="77777777">
        <w:trPr>
          <w:tblHeader/>
        </w:trPr>
        <w:tc>
          <w:tcPr>
            <w:tcW w:w="276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31C3CED" w14:textId="77777777" w:rsidR="000D6FCD" w:rsidRDefault="00000000">
            <w:r>
              <w:rPr>
                <w:b/>
                <w:bCs/>
                <w:color w:val="FFFFFF"/>
                <w:sz w:val="20"/>
                <w:szCs w:val="20"/>
              </w:rPr>
              <w:t>Strategic Theme</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5D5A1EC5" w14:textId="77777777" w:rsidR="000D6FCD" w:rsidRDefault="00000000">
            <w:pPr>
              <w:jc w:val="center"/>
            </w:pPr>
            <w:r>
              <w:rPr>
                <w:b/>
                <w:bCs/>
                <w:color w:val="FFFFFF"/>
                <w:sz w:val="20"/>
                <w:szCs w:val="20"/>
              </w:rPr>
              <w:t>Teaching</w:t>
            </w:r>
          </w:p>
        </w:tc>
        <w:tc>
          <w:tcPr>
            <w:tcW w:w="164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55B6120" w14:textId="77777777" w:rsidR="000D6FCD" w:rsidRDefault="00000000">
            <w:pPr>
              <w:jc w:val="center"/>
            </w:pPr>
            <w:r>
              <w:rPr>
                <w:b/>
                <w:bCs/>
                <w:color w:val="FFFFFF"/>
                <w:sz w:val="20"/>
                <w:szCs w:val="20"/>
              </w:rPr>
              <w:t>Large Comm</w:t>
            </w:r>
          </w:p>
        </w:tc>
        <w:tc>
          <w:tcPr>
            <w:tcW w:w="1650"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DAA0899" w14:textId="77777777" w:rsidR="000D6FCD" w:rsidRDefault="00000000">
            <w:pPr>
              <w:jc w:val="center"/>
            </w:pPr>
            <w:r>
              <w:rPr>
                <w:b/>
                <w:bCs/>
                <w:color w:val="FFFFFF"/>
                <w:sz w:val="20"/>
                <w:szCs w:val="20"/>
              </w:rPr>
              <w:t>Small Comm</w:t>
            </w:r>
          </w:p>
        </w:tc>
        <w:tc>
          <w:tcPr>
            <w:tcW w:w="1651"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7F18DF12" w14:textId="77777777" w:rsidR="000D6FCD" w:rsidRDefault="00000000">
            <w:pPr>
              <w:jc w:val="center"/>
            </w:pPr>
            <w:r>
              <w:rPr>
                <w:b/>
                <w:bCs/>
                <w:color w:val="FFFFFF"/>
                <w:sz w:val="20"/>
                <w:szCs w:val="20"/>
              </w:rPr>
              <w:t>Specialty</w:t>
            </w:r>
          </w:p>
        </w:tc>
      </w:tr>
      <w:tr w:rsidR="000D6FCD" w14:paraId="2C293AA9"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E3EF714" w14:textId="77777777" w:rsidR="000D6FCD" w:rsidRDefault="00000000">
            <w:r>
              <w:rPr>
                <w:sz w:val="19"/>
                <w:szCs w:val="19"/>
              </w:rPr>
              <w:t>WRK, Workforce &amp; People</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0999381" w14:textId="77777777" w:rsidR="000D6FCD" w:rsidRDefault="00000000">
            <w:pPr>
              <w:jc w:val="center"/>
            </w:pPr>
            <w:r>
              <w:rPr>
                <w:color w:val="2C3E50"/>
                <w:sz w:val="20"/>
                <w:szCs w:val="20"/>
              </w:rPr>
              <w:t>14.3%</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7EBCA283" w14:textId="77777777" w:rsidR="000D6FCD" w:rsidRDefault="00000000">
            <w:pPr>
              <w:jc w:val="center"/>
            </w:pPr>
            <w:r>
              <w:rPr>
                <w:b/>
                <w:bCs/>
                <w:color w:val="FFFFFF"/>
                <w:sz w:val="20"/>
                <w:szCs w:val="20"/>
              </w:rPr>
              <w:t>21.5%</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25B375F3" w14:textId="77777777" w:rsidR="000D6FCD" w:rsidRDefault="00000000">
            <w:pPr>
              <w:jc w:val="center"/>
            </w:pPr>
            <w:r>
              <w:rPr>
                <w:b/>
                <w:bCs/>
                <w:color w:val="FFFFFF"/>
                <w:sz w:val="20"/>
                <w:szCs w:val="20"/>
              </w:rPr>
              <w:t>20.2%</w:t>
            </w:r>
          </w:p>
        </w:tc>
        <w:tc>
          <w:tcPr>
            <w:tcW w:w="1651"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70C0B694" w14:textId="77777777" w:rsidR="000D6FCD" w:rsidRDefault="00000000">
            <w:pPr>
              <w:jc w:val="center"/>
            </w:pPr>
            <w:r>
              <w:rPr>
                <w:color w:val="2C3E50"/>
                <w:sz w:val="20"/>
                <w:szCs w:val="20"/>
              </w:rPr>
              <w:t>19.0%</w:t>
            </w:r>
          </w:p>
        </w:tc>
      </w:tr>
      <w:tr w:rsidR="000D6FCD" w14:paraId="11B38FC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4BC38A4" w14:textId="77777777" w:rsidR="000D6FCD" w:rsidRDefault="00000000">
            <w:r>
              <w:rPr>
                <w:sz w:val="19"/>
                <w:szCs w:val="19"/>
              </w:rPr>
              <w:t>PAT, Patient Care &amp; Quality</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3D5BDDA" w14:textId="77777777" w:rsidR="000D6FCD" w:rsidRDefault="00000000">
            <w:pPr>
              <w:jc w:val="center"/>
            </w:pPr>
            <w:r>
              <w:rPr>
                <w:color w:val="2C3E50"/>
                <w:sz w:val="20"/>
                <w:szCs w:val="20"/>
              </w:rPr>
              <w:t>11.7%</w:t>
            </w:r>
          </w:p>
        </w:tc>
        <w:tc>
          <w:tcPr>
            <w:tcW w:w="1649"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9E1189B" w14:textId="77777777" w:rsidR="000D6FCD" w:rsidRDefault="00000000">
            <w:pPr>
              <w:jc w:val="center"/>
            </w:pPr>
            <w:r>
              <w:rPr>
                <w:b/>
                <w:bCs/>
                <w:color w:val="FFFFFF"/>
                <w:sz w:val="20"/>
                <w:szCs w:val="20"/>
              </w:rPr>
              <w:t>21.0%</w:t>
            </w:r>
          </w:p>
        </w:tc>
        <w:tc>
          <w:tcPr>
            <w:tcW w:w="1650"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0B79C5EF" w14:textId="77777777" w:rsidR="000D6FCD" w:rsidRDefault="00000000">
            <w:pPr>
              <w:jc w:val="center"/>
            </w:pPr>
            <w:r>
              <w:rPr>
                <w:color w:val="2C3E50"/>
                <w:sz w:val="20"/>
                <w:szCs w:val="20"/>
              </w:rPr>
              <w:t>17.7%</w:t>
            </w:r>
          </w:p>
        </w:tc>
        <w:tc>
          <w:tcPr>
            <w:tcW w:w="1651"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59AB0A36" w14:textId="77777777" w:rsidR="000D6FCD" w:rsidRDefault="00000000">
            <w:pPr>
              <w:jc w:val="center"/>
            </w:pPr>
            <w:r>
              <w:rPr>
                <w:b/>
                <w:bCs/>
                <w:color w:val="FFFFFF"/>
                <w:sz w:val="20"/>
                <w:szCs w:val="20"/>
              </w:rPr>
              <w:t>22.2%</w:t>
            </w:r>
          </w:p>
        </w:tc>
      </w:tr>
      <w:tr w:rsidR="000D6FCD" w14:paraId="18B38352"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09FE784" w14:textId="77777777" w:rsidR="000D6FCD" w:rsidRDefault="00000000">
            <w:r>
              <w:rPr>
                <w:sz w:val="19"/>
                <w:szCs w:val="19"/>
              </w:rPr>
              <w:t>PAR, Partnerships &amp; Community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1817019"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6BAED6"/>
            <w:vAlign w:val="center"/>
          </w:tcPr>
          <w:p w14:paraId="5DB62AF3" w14:textId="77777777" w:rsidR="000D6FCD" w:rsidRDefault="00000000">
            <w:pPr>
              <w:jc w:val="center"/>
            </w:pPr>
            <w:r>
              <w:rPr>
                <w:color w:val="2C3E50"/>
                <w:sz w:val="20"/>
                <w:szCs w:val="20"/>
              </w:rPr>
              <w:t>17.1%</w:t>
            </w:r>
          </w:p>
        </w:tc>
        <w:tc>
          <w:tcPr>
            <w:tcW w:w="1650" w:type="dxa"/>
            <w:tcBorders>
              <w:top w:val="single" w:sz="4" w:space="0" w:color="D0D7DE"/>
              <w:left w:val="single" w:sz="4" w:space="0" w:color="D0D7DE"/>
              <w:bottom w:val="single" w:sz="4" w:space="0" w:color="D0D7DE"/>
              <w:right w:val="single" w:sz="4" w:space="0" w:color="D0D7DE"/>
            </w:tcBorders>
            <w:shd w:val="clear" w:color="auto" w:fill="4292C6"/>
            <w:vAlign w:val="center"/>
          </w:tcPr>
          <w:p w14:paraId="309A8B24" w14:textId="77777777" w:rsidR="000D6FCD" w:rsidRDefault="00000000">
            <w:pPr>
              <w:jc w:val="center"/>
            </w:pPr>
            <w:r>
              <w:rPr>
                <w:b/>
                <w:bCs/>
                <w:color w:val="FFFFFF"/>
                <w:sz w:val="20"/>
                <w:szCs w:val="20"/>
              </w:rPr>
              <w:t>21.2%</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3D8A15F" w14:textId="77777777" w:rsidR="000D6FCD" w:rsidRDefault="00000000">
            <w:pPr>
              <w:jc w:val="center"/>
            </w:pPr>
            <w:r>
              <w:rPr>
                <w:color w:val="2C3E50"/>
                <w:sz w:val="20"/>
                <w:szCs w:val="20"/>
              </w:rPr>
              <w:t>7.9%</w:t>
            </w:r>
          </w:p>
        </w:tc>
      </w:tr>
      <w:tr w:rsidR="000D6FCD" w14:paraId="5F7EEAFB"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9C1910B" w14:textId="77777777" w:rsidR="000D6FCD" w:rsidRDefault="00000000">
            <w:r>
              <w:rPr>
                <w:sz w:val="19"/>
                <w:szCs w:val="19"/>
              </w:rPr>
              <w:t>FIN, Financial Sustainability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1E62BEF"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3060F8"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0904C837" w14:textId="77777777" w:rsidR="000D6FCD" w:rsidRDefault="00000000">
            <w:pPr>
              <w:jc w:val="center"/>
            </w:pPr>
            <w:r>
              <w:rPr>
                <w:color w:val="2C3E50"/>
                <w:sz w:val="20"/>
                <w:szCs w:val="20"/>
              </w:rPr>
              <w:t>13.1%</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7818959" w14:textId="77777777" w:rsidR="000D6FCD" w:rsidRDefault="00000000">
            <w:pPr>
              <w:jc w:val="center"/>
            </w:pPr>
            <w:r>
              <w:rPr>
                <w:color w:val="2C3E50"/>
                <w:sz w:val="20"/>
                <w:szCs w:val="20"/>
              </w:rPr>
              <w:t>7.9%</w:t>
            </w:r>
          </w:p>
        </w:tc>
      </w:tr>
      <w:tr w:rsidR="000D6FCD" w14:paraId="3342A48A"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23097C3F" w14:textId="77777777" w:rsidR="000D6FCD" w:rsidRDefault="00000000">
            <w:r>
              <w:rPr>
                <w:sz w:val="19"/>
                <w:szCs w:val="19"/>
              </w:rPr>
              <w:t>RES, Research &amp; Academic</w:t>
            </w:r>
          </w:p>
        </w:tc>
        <w:tc>
          <w:tcPr>
            <w:tcW w:w="1650" w:type="dxa"/>
            <w:tcBorders>
              <w:top w:val="single" w:sz="4" w:space="0" w:color="D0D7DE"/>
              <w:left w:val="single" w:sz="4" w:space="0" w:color="D0D7DE"/>
              <w:bottom w:val="single" w:sz="4" w:space="0" w:color="D0D7DE"/>
              <w:right w:val="single" w:sz="4" w:space="0" w:color="D0D7DE"/>
            </w:tcBorders>
            <w:shd w:val="clear" w:color="auto" w:fill="08519C"/>
            <w:vAlign w:val="center"/>
          </w:tcPr>
          <w:p w14:paraId="3DF0474A" w14:textId="77777777" w:rsidR="000D6FCD" w:rsidRDefault="00000000">
            <w:pPr>
              <w:jc w:val="center"/>
            </w:pPr>
            <w:r>
              <w:rPr>
                <w:b/>
                <w:bCs/>
                <w:color w:val="FFFFFF"/>
                <w:sz w:val="20"/>
                <w:szCs w:val="20"/>
              </w:rPr>
              <w:t>32.5%</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5EBC9E2"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F7FBFF"/>
            <w:vAlign w:val="center"/>
          </w:tcPr>
          <w:p w14:paraId="01ACC171" w14:textId="77777777" w:rsidR="000D6FCD" w:rsidRDefault="00000000">
            <w:pPr>
              <w:jc w:val="center"/>
            </w:pPr>
            <w:r>
              <w:rPr>
                <w:color w:val="2C3E50"/>
                <w:sz w:val="20"/>
                <w:szCs w:val="20"/>
              </w:rPr>
              <w:t>—</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5B85B376" w14:textId="77777777" w:rsidR="000D6FCD" w:rsidRDefault="00000000">
            <w:pPr>
              <w:jc w:val="center"/>
            </w:pPr>
            <w:r>
              <w:rPr>
                <w:color w:val="2C3E50"/>
                <w:sz w:val="20"/>
                <w:szCs w:val="20"/>
              </w:rPr>
              <w:t>14.3%</w:t>
            </w:r>
          </w:p>
        </w:tc>
      </w:tr>
      <w:tr w:rsidR="000D6FCD" w14:paraId="224A0824"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EAF177A" w14:textId="77777777" w:rsidR="000D6FCD" w:rsidRDefault="00000000">
            <w:r>
              <w:rPr>
                <w:sz w:val="19"/>
                <w:szCs w:val="19"/>
              </w:rPr>
              <w:t>ACC, Access &amp; Care Delivery</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E2478E4" w14:textId="77777777" w:rsidR="000D6FCD" w:rsidRDefault="00000000">
            <w:pPr>
              <w:jc w:val="center"/>
            </w:pPr>
            <w:r>
              <w:rPr>
                <w:color w:val="2C3E50"/>
                <w:sz w:val="20"/>
                <w:szCs w:val="20"/>
              </w:rPr>
              <w:t>7.8%</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83E86F1" w14:textId="77777777" w:rsidR="000D6FCD" w:rsidRDefault="00000000">
            <w:pPr>
              <w:jc w:val="center"/>
            </w:pPr>
            <w:r>
              <w:rPr>
                <w:color w:val="2C3E50"/>
                <w:sz w:val="20"/>
                <w:szCs w:val="20"/>
              </w:rPr>
              <w:t>4.9%</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31CB834C" w14:textId="77777777" w:rsidR="000D6FCD" w:rsidRDefault="00000000">
            <w:pPr>
              <w:jc w:val="center"/>
            </w:pPr>
            <w:r>
              <w:rPr>
                <w:color w:val="2C3E50"/>
                <w:sz w:val="20"/>
                <w:szCs w:val="20"/>
              </w:rPr>
              <w:t>9.1%</w:t>
            </w:r>
          </w:p>
        </w:tc>
        <w:tc>
          <w:tcPr>
            <w:tcW w:w="1651"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778D9D7" w14:textId="77777777" w:rsidR="000D6FCD" w:rsidRDefault="00000000">
            <w:pPr>
              <w:jc w:val="center"/>
            </w:pPr>
            <w:r>
              <w:rPr>
                <w:color w:val="2C3E50"/>
                <w:sz w:val="20"/>
                <w:szCs w:val="20"/>
              </w:rPr>
              <w:t>11.1%</w:t>
            </w:r>
          </w:p>
        </w:tc>
      </w:tr>
      <w:tr w:rsidR="000D6FCD" w14:paraId="6151BA4D"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0D270A4C" w14:textId="77777777" w:rsidR="000D6FCD" w:rsidRDefault="00000000">
            <w:r>
              <w:rPr>
                <w:sz w:val="19"/>
                <w:szCs w:val="19"/>
              </w:rPr>
              <w:t>INN, Innovation &amp; Digital</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DC2C872" w14:textId="77777777" w:rsidR="000D6FCD" w:rsidRDefault="00000000">
            <w:pPr>
              <w:jc w:val="center"/>
            </w:pPr>
            <w:r>
              <w:rPr>
                <w:color w:val="2C3E50"/>
                <w:sz w:val="20"/>
                <w:szCs w:val="20"/>
              </w:rPr>
              <w:t>6.5%</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24909827" w14:textId="77777777" w:rsidR="000D6FCD" w:rsidRDefault="00000000">
            <w:pPr>
              <w:jc w:val="center"/>
            </w:pPr>
            <w:r>
              <w:rPr>
                <w:color w:val="2C3E50"/>
                <w:sz w:val="20"/>
                <w:szCs w:val="20"/>
              </w:rPr>
              <w:t>9.3%</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A29E8BB" w14:textId="77777777" w:rsidR="000D6FCD" w:rsidRDefault="00000000">
            <w:pPr>
              <w:jc w:val="center"/>
            </w:pPr>
            <w:r>
              <w:rPr>
                <w:color w:val="2C3E50"/>
                <w:sz w:val="20"/>
                <w:szCs w:val="20"/>
              </w:rPr>
              <w:t>3.0%</w:t>
            </w:r>
          </w:p>
        </w:tc>
        <w:tc>
          <w:tcPr>
            <w:tcW w:w="1651"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14D2429A" w14:textId="77777777" w:rsidR="000D6FCD" w:rsidRDefault="00000000">
            <w:pPr>
              <w:jc w:val="center"/>
            </w:pPr>
            <w:r>
              <w:rPr>
                <w:color w:val="2C3E50"/>
                <w:sz w:val="20"/>
                <w:szCs w:val="20"/>
              </w:rPr>
              <w:t>7.9%</w:t>
            </w:r>
          </w:p>
        </w:tc>
      </w:tr>
      <w:tr w:rsidR="000D6FCD" w14:paraId="7A5F5D1E"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17650A32" w14:textId="77777777" w:rsidR="000D6FCD" w:rsidRDefault="00000000">
            <w:r>
              <w:rPr>
                <w:sz w:val="19"/>
                <w:szCs w:val="19"/>
              </w:rPr>
              <w:t>INF, Infrastructure &amp; Ops</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A44DB0F"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5E949F72" w14:textId="77777777" w:rsidR="000D6FCD" w:rsidRDefault="00000000">
            <w:pPr>
              <w:jc w:val="center"/>
            </w:pPr>
            <w:r>
              <w:rPr>
                <w:color w:val="2C3E50"/>
                <w:sz w:val="20"/>
                <w:szCs w:val="20"/>
              </w:rPr>
              <w:t>7.8%</w:t>
            </w:r>
          </w:p>
        </w:tc>
        <w:tc>
          <w:tcPr>
            <w:tcW w:w="1650" w:type="dxa"/>
            <w:tcBorders>
              <w:top w:val="single" w:sz="4" w:space="0" w:color="D0D7DE"/>
              <w:left w:val="single" w:sz="4" w:space="0" w:color="D0D7DE"/>
              <w:bottom w:val="single" w:sz="4" w:space="0" w:color="D0D7DE"/>
              <w:right w:val="single" w:sz="4" w:space="0" w:color="D0D7DE"/>
            </w:tcBorders>
            <w:shd w:val="clear" w:color="auto" w:fill="C6DBEF"/>
            <w:vAlign w:val="center"/>
          </w:tcPr>
          <w:p w14:paraId="06B5BFD2" w14:textId="77777777" w:rsidR="000D6FCD" w:rsidRDefault="00000000">
            <w:pPr>
              <w:jc w:val="center"/>
            </w:pPr>
            <w:r>
              <w:rPr>
                <w:color w:val="2C3E50"/>
                <w:sz w:val="20"/>
                <w:szCs w:val="20"/>
              </w:rPr>
              <w:t>7.1%</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58C81E2" w14:textId="77777777" w:rsidR="000D6FCD" w:rsidRDefault="00000000">
            <w:pPr>
              <w:jc w:val="center"/>
            </w:pPr>
            <w:r>
              <w:rPr>
                <w:color w:val="2C3E50"/>
                <w:sz w:val="20"/>
                <w:szCs w:val="20"/>
              </w:rPr>
              <w:t>3.2%</w:t>
            </w:r>
          </w:p>
        </w:tc>
      </w:tr>
      <w:tr w:rsidR="000D6FCD" w14:paraId="0C9F0815"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37843392" w14:textId="77777777" w:rsidR="000D6FCD" w:rsidRDefault="00000000">
            <w:r>
              <w:rPr>
                <w:sz w:val="19"/>
                <w:szCs w:val="19"/>
              </w:rPr>
              <w:t>EDI, Equity, Diversity &amp; Incl</w:t>
            </w:r>
          </w:p>
        </w:tc>
        <w:tc>
          <w:tcPr>
            <w:tcW w:w="1650" w:type="dxa"/>
            <w:tcBorders>
              <w:top w:val="single" w:sz="4" w:space="0" w:color="D0D7DE"/>
              <w:left w:val="single" w:sz="4" w:space="0" w:color="D0D7DE"/>
              <w:bottom w:val="single" w:sz="4" w:space="0" w:color="D0D7DE"/>
              <w:right w:val="single" w:sz="4" w:space="0" w:color="D0D7DE"/>
            </w:tcBorders>
            <w:shd w:val="clear" w:color="auto" w:fill="9ECAE1"/>
            <w:vAlign w:val="center"/>
          </w:tcPr>
          <w:p w14:paraId="65BB42A0" w14:textId="77777777" w:rsidR="000D6FCD" w:rsidRDefault="00000000">
            <w:pPr>
              <w:jc w:val="center"/>
            </w:pPr>
            <w:r>
              <w:rPr>
                <w:color w:val="2C3E50"/>
                <w:sz w:val="20"/>
                <w:szCs w:val="20"/>
              </w:rPr>
              <w:t>10.4%</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BF7E51E" w14:textId="77777777" w:rsidR="000D6FCD" w:rsidRDefault="00000000">
            <w:pPr>
              <w:jc w:val="center"/>
            </w:pPr>
            <w:r>
              <w:rPr>
                <w:color w:val="2C3E50"/>
                <w:sz w:val="20"/>
                <w:szCs w:val="20"/>
              </w:rPr>
              <w:t>3.4%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501D8671" w14:textId="77777777" w:rsidR="000D6FCD" w:rsidRDefault="00000000">
            <w:pPr>
              <w:jc w:val="center"/>
            </w:pPr>
            <w:r>
              <w:rPr>
                <w:color w:val="2C3E50"/>
                <w:sz w:val="20"/>
                <w:szCs w:val="20"/>
              </w:rPr>
              <w:t>4.5%</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7BB6F06" w14:textId="77777777" w:rsidR="000D6FCD" w:rsidRDefault="00000000">
            <w:pPr>
              <w:jc w:val="center"/>
            </w:pPr>
            <w:r>
              <w:rPr>
                <w:color w:val="2C3E50"/>
                <w:sz w:val="20"/>
                <w:szCs w:val="20"/>
              </w:rPr>
              <w:t>4.8%</w:t>
            </w:r>
          </w:p>
        </w:tc>
      </w:tr>
      <w:tr w:rsidR="000D6FCD" w14:paraId="52935D2F" w14:textId="77777777">
        <w:tc>
          <w:tcPr>
            <w:tcW w:w="2760" w:type="dxa"/>
            <w:tcBorders>
              <w:top w:val="single" w:sz="4" w:space="0" w:color="D0D7DE"/>
              <w:left w:val="single" w:sz="4" w:space="0" w:color="D0D7DE"/>
              <w:bottom w:val="single" w:sz="4" w:space="0" w:color="D0D7DE"/>
              <w:right w:val="single" w:sz="4" w:space="0" w:color="D0D7DE"/>
            </w:tcBorders>
            <w:shd w:val="clear" w:color="auto" w:fill="F5F7FA"/>
          </w:tcPr>
          <w:p w14:paraId="4C05CB5F" w14:textId="77777777" w:rsidR="000D6FCD" w:rsidRDefault="00000000">
            <w:r>
              <w:rPr>
                <w:sz w:val="19"/>
                <w:szCs w:val="19"/>
              </w:rPr>
              <w:t>ORG, Organizational Culture</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1557C8C4" w14:textId="77777777" w:rsidR="000D6FCD" w:rsidRDefault="00000000">
            <w:pPr>
              <w:jc w:val="center"/>
            </w:pPr>
            <w:r>
              <w:rPr>
                <w:color w:val="2C3E50"/>
                <w:sz w:val="20"/>
                <w:szCs w:val="20"/>
              </w:rPr>
              <w:t>1.3%</w:t>
            </w:r>
          </w:p>
        </w:tc>
        <w:tc>
          <w:tcPr>
            <w:tcW w:w="1649"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63BDC518" w14:textId="77777777" w:rsidR="000D6FCD" w:rsidRDefault="00000000">
            <w:pPr>
              <w:jc w:val="center"/>
            </w:pPr>
            <w:r>
              <w:rPr>
                <w:color w:val="2C3E50"/>
                <w:sz w:val="20"/>
                <w:szCs w:val="20"/>
              </w:rPr>
              <w:t>2.4%</w:t>
            </w:r>
          </w:p>
        </w:tc>
        <w:tc>
          <w:tcPr>
            <w:tcW w:w="1650"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023F04E9" w14:textId="77777777" w:rsidR="000D6FCD" w:rsidRDefault="00000000">
            <w:pPr>
              <w:jc w:val="center"/>
            </w:pPr>
            <w:r>
              <w:rPr>
                <w:color w:val="2C3E50"/>
                <w:sz w:val="20"/>
                <w:szCs w:val="20"/>
              </w:rPr>
              <w:t>4.0%</w:t>
            </w:r>
          </w:p>
        </w:tc>
        <w:tc>
          <w:tcPr>
            <w:tcW w:w="1651" w:type="dxa"/>
            <w:tcBorders>
              <w:top w:val="single" w:sz="4" w:space="0" w:color="D0D7DE"/>
              <w:left w:val="single" w:sz="4" w:space="0" w:color="D0D7DE"/>
              <w:bottom w:val="single" w:sz="4" w:space="0" w:color="D0D7DE"/>
              <w:right w:val="single" w:sz="4" w:space="0" w:color="D0D7DE"/>
            </w:tcBorders>
            <w:shd w:val="clear" w:color="auto" w:fill="DEEBF7"/>
            <w:vAlign w:val="center"/>
          </w:tcPr>
          <w:p w14:paraId="46AC144B" w14:textId="77777777" w:rsidR="000D6FCD" w:rsidRDefault="00000000">
            <w:pPr>
              <w:jc w:val="center"/>
            </w:pPr>
            <w:r>
              <w:rPr>
                <w:color w:val="2C3E50"/>
                <w:sz w:val="20"/>
                <w:szCs w:val="20"/>
              </w:rPr>
              <w:t>1.6%</w:t>
            </w:r>
          </w:p>
        </w:tc>
      </w:tr>
    </w:tbl>
    <w:p w14:paraId="7A6AC00B" w14:textId="77777777" w:rsidR="000D6FCD" w:rsidRDefault="000D6FCD">
      <w:pPr>
        <w:spacing w:after="60"/>
      </w:pPr>
    </w:p>
    <w:p w14:paraId="6C565C61" w14:textId="77777777" w:rsidR="000D6FCD" w:rsidRDefault="00000000">
      <w:pPr>
        <w:spacing w:after="40"/>
      </w:pPr>
      <w:r>
        <w:rPr>
          <w:i/>
          <w:iCs/>
          <w:color w:val="5D6D7E"/>
          <w:sz w:val="18"/>
          <w:szCs w:val="18"/>
        </w:rPr>
        <w:t>Colour scale, share of strategic directions:</w:t>
      </w:r>
    </w:p>
    <w:tbl>
      <w:tblPr>
        <w:tblW w:w="9360" w:type="dxa"/>
        <w:tblLayout w:type="fixed"/>
        <w:tblCellMar>
          <w:top w:w="60" w:type="dxa"/>
          <w:left w:w="40" w:type="dxa"/>
          <w:bottom w:w="60" w:type="dxa"/>
          <w:right w:w="40" w:type="dxa"/>
        </w:tblCellMar>
        <w:tblLook w:val="0000" w:firstRow="0" w:lastRow="0" w:firstColumn="0" w:lastColumn="0" w:noHBand="0" w:noVBand="0"/>
      </w:tblPr>
      <w:tblGrid>
        <w:gridCol w:w="1171"/>
        <w:gridCol w:w="1170"/>
        <w:gridCol w:w="1170"/>
        <w:gridCol w:w="1170"/>
        <w:gridCol w:w="1170"/>
        <w:gridCol w:w="1170"/>
        <w:gridCol w:w="1170"/>
        <w:gridCol w:w="1169"/>
      </w:tblGrid>
      <w:tr w:rsidR="000D6FCD" w14:paraId="1EEB7EF6" w14:textId="77777777">
        <w:tc>
          <w:tcPr>
            <w:tcW w:w="1170" w:type="dxa"/>
            <w:shd w:val="clear" w:color="auto" w:fill="F7FBFF"/>
          </w:tcPr>
          <w:p w14:paraId="4822F524" w14:textId="77777777" w:rsidR="000D6FCD" w:rsidRDefault="00000000">
            <w:pPr>
              <w:jc w:val="center"/>
            </w:pPr>
            <w:r>
              <w:rPr>
                <w:color w:val="444444"/>
                <w:sz w:val="16"/>
                <w:szCs w:val="16"/>
              </w:rPr>
              <w:t>0%</w:t>
            </w:r>
          </w:p>
        </w:tc>
        <w:tc>
          <w:tcPr>
            <w:tcW w:w="1170" w:type="dxa"/>
            <w:shd w:val="clear" w:color="auto" w:fill="DEEBF7"/>
          </w:tcPr>
          <w:p w14:paraId="00234252" w14:textId="77777777" w:rsidR="000D6FCD" w:rsidRDefault="00000000">
            <w:pPr>
              <w:jc w:val="center"/>
            </w:pPr>
            <w:r>
              <w:rPr>
                <w:color w:val="444444"/>
                <w:sz w:val="16"/>
                <w:szCs w:val="16"/>
              </w:rPr>
              <w:t>1–5%</w:t>
            </w:r>
          </w:p>
        </w:tc>
        <w:tc>
          <w:tcPr>
            <w:tcW w:w="1170" w:type="dxa"/>
            <w:shd w:val="clear" w:color="auto" w:fill="C6DBEF"/>
          </w:tcPr>
          <w:p w14:paraId="63B3E7E7" w14:textId="77777777" w:rsidR="000D6FCD" w:rsidRDefault="00000000">
            <w:pPr>
              <w:jc w:val="center"/>
            </w:pPr>
            <w:r>
              <w:rPr>
                <w:color w:val="444444"/>
                <w:sz w:val="16"/>
                <w:szCs w:val="16"/>
              </w:rPr>
              <w:t>5–10%</w:t>
            </w:r>
          </w:p>
        </w:tc>
        <w:tc>
          <w:tcPr>
            <w:tcW w:w="1170" w:type="dxa"/>
            <w:shd w:val="clear" w:color="auto" w:fill="9ECAE1"/>
          </w:tcPr>
          <w:p w14:paraId="07D477E4" w14:textId="77777777" w:rsidR="000D6FCD" w:rsidRDefault="00000000">
            <w:pPr>
              <w:jc w:val="center"/>
            </w:pPr>
            <w:r>
              <w:rPr>
                <w:color w:val="444444"/>
                <w:sz w:val="16"/>
                <w:szCs w:val="16"/>
              </w:rPr>
              <w:t>10–15%</w:t>
            </w:r>
          </w:p>
        </w:tc>
        <w:tc>
          <w:tcPr>
            <w:tcW w:w="1170" w:type="dxa"/>
            <w:shd w:val="clear" w:color="auto" w:fill="6BAED6"/>
          </w:tcPr>
          <w:p w14:paraId="7D082810" w14:textId="77777777" w:rsidR="000D6FCD" w:rsidRDefault="00000000">
            <w:pPr>
              <w:jc w:val="center"/>
            </w:pPr>
            <w:r>
              <w:rPr>
                <w:color w:val="444444"/>
                <w:sz w:val="16"/>
                <w:szCs w:val="16"/>
              </w:rPr>
              <w:t>15–20%</w:t>
            </w:r>
          </w:p>
        </w:tc>
        <w:tc>
          <w:tcPr>
            <w:tcW w:w="1170" w:type="dxa"/>
            <w:shd w:val="clear" w:color="auto" w:fill="4292C6"/>
          </w:tcPr>
          <w:p w14:paraId="3CF5DD88" w14:textId="77777777" w:rsidR="000D6FCD" w:rsidRDefault="00000000">
            <w:pPr>
              <w:jc w:val="center"/>
            </w:pPr>
            <w:r>
              <w:rPr>
                <w:color w:val="FFFFFF"/>
                <w:sz w:val="16"/>
                <w:szCs w:val="16"/>
              </w:rPr>
              <w:t>20–25%</w:t>
            </w:r>
          </w:p>
        </w:tc>
        <w:tc>
          <w:tcPr>
            <w:tcW w:w="1170" w:type="dxa"/>
            <w:shd w:val="clear" w:color="auto" w:fill="2171B5"/>
          </w:tcPr>
          <w:p w14:paraId="3F407DA7" w14:textId="77777777" w:rsidR="000D6FCD" w:rsidRDefault="00000000">
            <w:pPr>
              <w:jc w:val="center"/>
            </w:pPr>
            <w:r>
              <w:rPr>
                <w:color w:val="FFFFFF"/>
                <w:sz w:val="16"/>
                <w:szCs w:val="16"/>
              </w:rPr>
              <w:t>25–30%</w:t>
            </w:r>
          </w:p>
        </w:tc>
        <w:tc>
          <w:tcPr>
            <w:tcW w:w="1169" w:type="dxa"/>
            <w:shd w:val="clear" w:color="auto" w:fill="08519C"/>
          </w:tcPr>
          <w:p w14:paraId="282141F1" w14:textId="77777777" w:rsidR="000D6FCD" w:rsidRDefault="00000000">
            <w:pPr>
              <w:jc w:val="center"/>
            </w:pPr>
            <w:r>
              <w:rPr>
                <w:color w:val="FFFFFF"/>
                <w:sz w:val="16"/>
                <w:szCs w:val="16"/>
              </w:rPr>
              <w:t>30%+</w:t>
            </w:r>
          </w:p>
        </w:tc>
      </w:tr>
    </w:tbl>
    <w:p w14:paraId="4B7276FD" w14:textId="77777777" w:rsidR="000D6FCD" w:rsidRDefault="00000000">
      <w:pPr>
        <w:spacing w:before="60" w:after="220"/>
      </w:pPr>
      <w:r>
        <w:rPr>
          <w:i/>
          <w:iCs/>
          <w:color w:val="5D6D7E"/>
          <w:sz w:val="18"/>
          <w:szCs w:val="18"/>
        </w:rPr>
        <w:t>Source: HospitalIntelligenceR analysis. 560 strategic directions across 122 hospitals. Values = percentage of that type group’s directions classified to each primary theme. Rows sum to approximately 100% within each hospital type.</w:t>
      </w:r>
    </w:p>
    <w:p w14:paraId="014B96AA" w14:textId="77777777" w:rsidR="000D6FCD" w:rsidRDefault="00000000">
      <w:pPr>
        <w:pStyle w:val="Heading2"/>
      </w:pPr>
      <w:r>
        <w:lastRenderedPageBreak/>
        <w:t>3e.  Key Differences by Hospital Type</w:t>
      </w:r>
    </w:p>
    <w:p w14:paraId="4BDFA790" w14:textId="77777777" w:rsidR="000D6FCD" w:rsidRDefault="00000000">
      <w:pPr>
        <w:spacing w:after="160"/>
      </w:pPr>
      <w:r>
        <w:rPr>
          <w:b/>
          <w:bCs/>
        </w:rPr>
        <w:t>Workforce is the one universal priority.</w:t>
      </w:r>
      <w:r>
        <w:t xml:space="preserve">  WRK is the only theme present in the core strategic profile of every hospital type. It is also the theme that showed the sharpest post-COVID growth, rising from 75% of hospitals in Pre-COVID plans to over 90% in plans written since 2022, where it has held steady. The staffing crisis left a clear and durable mark on how Ontario hospitals frame their strategic priorities.</w:t>
      </w:r>
    </w:p>
    <w:p w14:paraId="5E2C14CE" w14:textId="47578969" w:rsidR="000D6FCD" w:rsidRDefault="00000000">
      <w:pPr>
        <w:spacing w:after="160"/>
      </w:pPr>
      <w:r>
        <w:rPr>
          <w:b/>
          <w:bCs/>
        </w:rPr>
        <w:t>Research separates Teaching hospitals from everyone else.</w:t>
      </w:r>
      <w:r>
        <w:t xml:space="preserve">  The single largest differentiator across types is RES. Teaching hospitals dedicate nearly </w:t>
      </w:r>
      <w:commentRangeStart w:id="101"/>
      <w:r>
        <w:t xml:space="preserve">a third of their </w:t>
      </w:r>
      <w:ins w:id="102" w:author="Lewis Hooper" w:date="2026-05-22T08:28:00Z" w16du:dateUtc="2026-05-22T12:28:00Z">
        <w:r w:rsidR="00EA077E">
          <w:t>pri</w:t>
        </w:r>
      </w:ins>
      <w:ins w:id="103" w:author="Lewis Hooper" w:date="2026-05-22T08:29:00Z" w16du:dateUtc="2026-05-22T12:29:00Z">
        <w:r w:rsidR="00EA077E">
          <w:t xml:space="preserve">mary </w:t>
        </w:r>
      </w:ins>
      <w:r>
        <w:t>strategic directions to research</w:t>
      </w:r>
      <w:commentRangeEnd w:id="101"/>
      <w:r w:rsidR="00EA077E">
        <w:rPr>
          <w:rStyle w:val="CommentReference"/>
          <w:sz w:val="22"/>
          <w:szCs w:val="22"/>
        </w:rPr>
        <w:commentReference w:id="101"/>
      </w:r>
      <w:r>
        <w:t>; Small Community hospitals have none. This is a mandate difference, not a strategic choice, and it should be excluded or controlled in any analysis comparing strategic priorities across types.</w:t>
      </w:r>
    </w:p>
    <w:p w14:paraId="61E2E60C" w14:textId="77777777" w:rsidR="000D6FCD" w:rsidRDefault="00000000">
      <w:pPr>
        <w:spacing w:after="160"/>
      </w:pPr>
      <w:r>
        <w:rPr>
          <w:b/>
          <w:bCs/>
        </w:rPr>
        <w:t>Community hospitals lean toward partnerships.</w:t>
      </w:r>
      <w:r>
        <w:t xml:space="preserve">  PAR, Partnerships &amp; Community, is notably stronger in Small Community hospitals (21% of directions) than in Teaching hospitals (7%). Small hospitals depend on regional networks and interorganizational relationships in ways that large academic centres do not. Their plans reflect that structural reality.</w:t>
      </w:r>
    </w:p>
    <w:p w14:paraId="58A04EDF" w14:textId="77777777" w:rsidR="000D6FCD" w:rsidRDefault="00000000">
      <w:pPr>
        <w:spacing w:after="160"/>
      </w:pPr>
      <w:r>
        <w:rPr>
          <w:b/>
          <w:bCs/>
        </w:rPr>
        <w:t>Equity emerged sharply after COVID, then partially receded.</w:t>
      </w:r>
      <w:r>
        <w:t xml:space="preserve">  EDI was present in fewer than 10% of Pre-COVID plans. By 2022–2023 it had risen to over 30%, then settled to 23% in Current plans. The spike was driven by both genuine adoption of equity as a strategic priority and external direction: Ontario Health accountability agreements in this period explicitly required hospitals to articulate equity commitments, which led many to create standalone EDI directions where equity language had previously been embedded within other themes. The subsequent partial retreat likely reflects normalization, as hospitals integrated equity content into workforce and patient care directions rather than maintaining a separate pillar. The societal context of this period, including heightened awareness of structural inequities following the pandemic, also contributed to the acceleration.</w:t>
      </w:r>
    </w:p>
    <w:p w14:paraId="18FEAC29" w14:textId="4485B1BF" w:rsidR="000D6FCD" w:rsidRDefault="00000000">
      <w:pPr>
        <w:spacing w:after="160"/>
      </w:pPr>
      <w:r>
        <w:rPr>
          <w:b/>
          <w:bCs/>
        </w:rPr>
        <w:t>Teaching hospitals are the most strategically diverse, and diverging.</w:t>
      </w:r>
      <w:r>
        <w:t xml:space="preserve">  Teaching hospitals show the widest spread in strategic portfolios and are the one type group that is becoming less internally similar over time. Institutions </w:t>
      </w:r>
      <w:del w:id="104" w:author="Lewis Hooper" w:date="2026-05-22T08:54:00Z" w16du:dateUtc="2026-05-22T12:54:00Z">
        <w:r w:rsidDel="005456A4">
          <w:delText xml:space="preserve">whose mandates are highly specific </w:delText>
        </w:r>
      </w:del>
      <w:ins w:id="105" w:author="Lewis Hooper" w:date="2026-05-22T08:54:00Z" w16du:dateUtc="2026-05-22T12:54:00Z">
        <w:r w:rsidR="005456A4">
          <w:t xml:space="preserve">with highly specific mandates </w:t>
        </w:r>
      </w:ins>
      <w:r>
        <w:t>are developing plans whose strategic logic is particular to their community and mission. Ottawa Montfort's directions, for example, carry consistent francophone identity and social accountability framing across five strategic themes. Women's College Hospital articulates directions like "Lead the New Era of Sex and Gender in Health", language that reflects a specific institutional identity not replicated by any peer in the dataset. These are not minor variations in wording. They represent genuinely different strategic orientations.</w:t>
      </w:r>
    </w:p>
    <w:p w14:paraId="7D1F70FD" w14:textId="37BED343" w:rsidR="000D6FCD" w:rsidRDefault="00000000">
      <w:pPr>
        <w:spacing w:after="160"/>
      </w:pPr>
      <w:r>
        <w:rPr>
          <w:b/>
          <w:bCs/>
        </w:rPr>
        <w:t>Financial sustainability is a small-hospital concern.</w:t>
      </w:r>
      <w:r>
        <w:t xml:space="preserve">  </w:t>
      </w:r>
      <w:ins w:id="106" w:author="Lewis Hooper" w:date="2026-05-22T08:33:00Z" w16du:dateUtc="2026-05-22T12:33:00Z">
        <w:r w:rsidR="00F35AC6">
          <w:t>This was sma</w:t>
        </w:r>
      </w:ins>
      <w:ins w:id="107" w:author="Lewis Hooper" w:date="2026-05-22T08:34:00Z" w16du:dateUtc="2026-05-22T12:34:00Z">
        <w:r w:rsidR="00F35AC6">
          <w:t>ller than expected</w:t>
        </w:r>
      </w:ins>
      <w:ins w:id="108" w:author="Lewis Hooper" w:date="2026-05-22T08:54:00Z" w16du:dateUtc="2026-05-22T12:54:00Z">
        <w:r w:rsidR="005456A4">
          <w:t>.</w:t>
        </w:r>
      </w:ins>
      <w:ins w:id="109" w:author="Lewis Hooper" w:date="2026-05-22T08:34:00Z" w16du:dateUtc="2026-05-22T12:34:00Z">
        <w:r w:rsidR="00F35AC6">
          <w:t xml:space="preserve"> </w:t>
        </w:r>
      </w:ins>
      <w:r>
        <w:t xml:space="preserve">FIN is more prevalent in Small Community plans (13% of directions) than in Teaching or Specialty plans (8%). Small community hospitals, often operating </w:t>
      </w:r>
      <w:del w:id="110" w:author="Lewis Hooper" w:date="2026-05-22T08:34:00Z" w16du:dateUtc="2026-05-22T12:34:00Z">
        <w:r w:rsidDel="00F35AC6">
          <w:delText xml:space="preserve">with thin margins and limited capital reserves, are more likely to name financial sustainability as </w:delText>
        </w:r>
      </w:del>
      <w:ins w:id="111" w:author="Lewis Hooper" w:date="2026-05-22T08:34:00Z" w16du:dateUtc="2026-05-22T12:34:00Z">
        <w:r w:rsidR="00F35AC6">
          <w:t xml:space="preserve">on thin margins and with limited capital reserves, are more likely to make financial sustainability </w:t>
        </w:r>
      </w:ins>
      <w:r>
        <w:t>an explicit strategic commitment. This aligns with the structural financial pressures that disproportionately affect smaller institutions.</w:t>
      </w:r>
    </w:p>
    <w:p w14:paraId="3A3EA0C8" w14:textId="77777777" w:rsidR="000D6FCD" w:rsidRDefault="000D6FCD">
      <w:pPr>
        <w:spacing w:after="80"/>
      </w:pPr>
    </w:p>
    <w:p w14:paraId="0FAAF0B3" w14:textId="77777777" w:rsidR="000D6FCD" w:rsidRDefault="00000000">
      <w:pPr>
        <w:spacing w:before="200" w:after="80"/>
      </w:pPr>
      <w:r>
        <w:rPr>
          <w:b/>
          <w:bCs/>
          <w:color w:val="1F3864"/>
          <w:sz w:val="20"/>
          <w:szCs w:val="20"/>
        </w:rPr>
        <w:t>NOTABLE SHIFTS IN THEME PREVALENCE: PRE-COVID TO CURRENT</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95"/>
        <w:gridCol w:w="899"/>
        <w:gridCol w:w="1199"/>
        <w:gridCol w:w="963"/>
        <w:gridCol w:w="1188"/>
        <w:gridCol w:w="2616"/>
      </w:tblGrid>
      <w:tr w:rsidR="000D6FCD" w14:paraId="70D30CAB" w14:textId="77777777">
        <w:trPr>
          <w:tblHeader/>
        </w:trPr>
        <w:tc>
          <w:tcPr>
            <w:tcW w:w="2494"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2BE0C6EA" w14:textId="77777777" w:rsidR="000D6FCD" w:rsidRDefault="00000000">
            <w:r>
              <w:rPr>
                <w:b/>
                <w:bCs/>
                <w:color w:val="FFFFFF"/>
                <w:sz w:val="20"/>
                <w:szCs w:val="20"/>
              </w:rPr>
              <w:lastRenderedPageBreak/>
              <w:t>Theme</w:t>
            </w:r>
          </w:p>
        </w:tc>
        <w:tc>
          <w:tcPr>
            <w:tcW w:w="8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693BC836" w14:textId="77777777" w:rsidR="000D6FCD" w:rsidRDefault="00000000">
            <w:pPr>
              <w:jc w:val="center"/>
            </w:pPr>
            <w:r>
              <w:rPr>
                <w:b/>
                <w:bCs/>
                <w:color w:val="FFFFFF"/>
                <w:sz w:val="20"/>
                <w:szCs w:val="20"/>
              </w:rPr>
              <w:t>Pre-COVID</w:t>
            </w:r>
          </w:p>
        </w:tc>
        <w:tc>
          <w:tcPr>
            <w:tcW w:w="1199"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57CAB37" w14:textId="77777777" w:rsidR="000D6FCD" w:rsidRDefault="00000000">
            <w:pPr>
              <w:jc w:val="center"/>
            </w:pPr>
            <w:r>
              <w:rPr>
                <w:b/>
                <w:bCs/>
                <w:color w:val="FFFFFF"/>
                <w:sz w:val="20"/>
                <w:szCs w:val="20"/>
              </w:rPr>
              <w:t>Post-COVID</w:t>
            </w:r>
          </w:p>
        </w:tc>
        <w:tc>
          <w:tcPr>
            <w:tcW w:w="963"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0AC13087" w14:textId="77777777" w:rsidR="000D6FCD" w:rsidRDefault="00000000">
            <w:pPr>
              <w:jc w:val="center"/>
            </w:pPr>
            <w:r>
              <w:rPr>
                <w:b/>
                <w:bCs/>
                <w:color w:val="FFFFFF"/>
                <w:sz w:val="20"/>
                <w:szCs w:val="20"/>
              </w:rPr>
              <w:t>Current</w:t>
            </w:r>
          </w:p>
        </w:tc>
        <w:tc>
          <w:tcPr>
            <w:tcW w:w="1188"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06F72D3" w14:textId="77777777" w:rsidR="000D6FCD" w:rsidRDefault="00000000">
            <w:pPr>
              <w:jc w:val="center"/>
            </w:pPr>
            <w:r>
              <w:rPr>
                <w:b/>
                <w:bCs/>
                <w:color w:val="FFFFFF"/>
                <w:sz w:val="20"/>
                <w:szCs w:val="20"/>
              </w:rPr>
              <w:t>Shift</w:t>
            </w:r>
          </w:p>
        </w:tc>
        <w:tc>
          <w:tcPr>
            <w:tcW w:w="2616" w:type="dxa"/>
            <w:tcBorders>
              <w:top w:val="single" w:sz="4" w:space="0" w:color="D0D7DE"/>
              <w:left w:val="single" w:sz="4" w:space="0" w:color="D0D7DE"/>
              <w:bottom w:val="single" w:sz="4" w:space="0" w:color="D0D7DE"/>
              <w:right w:val="single" w:sz="4" w:space="0" w:color="D0D7DE"/>
            </w:tcBorders>
            <w:shd w:val="clear" w:color="auto" w:fill="1F3864"/>
            <w:vAlign w:val="center"/>
          </w:tcPr>
          <w:p w14:paraId="3E94E2F1" w14:textId="77777777" w:rsidR="000D6FCD" w:rsidRDefault="00000000">
            <w:r>
              <w:rPr>
                <w:b/>
                <w:bCs/>
                <w:color w:val="FFFFFF"/>
                <w:sz w:val="20"/>
                <w:szCs w:val="20"/>
              </w:rPr>
              <w:t>Interpretation</w:t>
            </w:r>
          </w:p>
        </w:tc>
      </w:tr>
      <w:tr w:rsidR="000D6FCD" w14:paraId="49CA02BB"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B99E325" w14:textId="77777777" w:rsidR="000D6FCD" w:rsidRDefault="00000000">
            <w:r>
              <w:rPr>
                <w:sz w:val="19"/>
                <w:szCs w:val="19"/>
              </w:rPr>
              <w:t>WRK, Workforce &amp; People</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9ABF95B" w14:textId="77777777" w:rsidR="000D6FCD" w:rsidRDefault="00000000">
            <w:pPr>
              <w:jc w:val="center"/>
            </w:pPr>
            <w:r>
              <w:rPr>
                <w:sz w:val="20"/>
                <w:szCs w:val="20"/>
              </w:rPr>
              <w:t>75%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589D5BA" w14:textId="77777777" w:rsidR="000D6FCD" w:rsidRDefault="00000000">
            <w:pPr>
              <w:jc w:val="center"/>
            </w:pPr>
            <w:r>
              <w:rPr>
                <w:sz w:val="20"/>
                <w:szCs w:val="20"/>
              </w:rPr>
              <w:t>93%</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3D906DB" w14:textId="77777777" w:rsidR="000D6FCD" w:rsidRDefault="00000000">
            <w:pPr>
              <w:jc w:val="center"/>
            </w:pPr>
            <w:r>
              <w:rPr>
                <w:sz w:val="20"/>
                <w:szCs w:val="20"/>
              </w:rPr>
              <w:t>91%</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27E8C192" w14:textId="77777777" w:rsidR="000D6FCD" w:rsidRDefault="00000000">
            <w:pPr>
              <w:jc w:val="center"/>
            </w:pPr>
            <w:r>
              <w:rPr>
                <w:b/>
                <w:bCs/>
                <w:color w:val="1F3864"/>
                <w:sz w:val="20"/>
                <w:szCs w:val="20"/>
              </w:rPr>
              <w:t>+16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756D8DB" w14:textId="2319B4E4" w:rsidR="000D6FCD" w:rsidRDefault="00000000">
            <w:r>
              <w:rPr>
                <w:sz w:val="18"/>
                <w:szCs w:val="18"/>
              </w:rPr>
              <w:t>Step-change post-COVID; near-universal and holding, staffing pressures have not eased</w:t>
            </w:r>
            <w:ins w:id="112" w:author="Lewis Hooper" w:date="2026-05-22T08:55:00Z" w16du:dateUtc="2026-05-22T12:55:00Z">
              <w:r w:rsidR="005456A4">
                <w:rPr>
                  <w:sz w:val="18"/>
                  <w:szCs w:val="18"/>
                </w:rPr>
                <w:t>.</w:t>
              </w:r>
            </w:ins>
          </w:p>
        </w:tc>
      </w:tr>
      <w:tr w:rsidR="000D6FCD" w14:paraId="7ABF0C4C"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5D78A1C" w14:textId="77777777" w:rsidR="000D6FCD" w:rsidRDefault="00000000">
            <w:r>
              <w:rPr>
                <w:sz w:val="19"/>
                <w:szCs w:val="19"/>
              </w:rPr>
              <w:t>EDI, Equity, Diversity &amp; Incl</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DA4DA2" w14:textId="77777777" w:rsidR="000D6FCD" w:rsidRDefault="00000000">
            <w:pPr>
              <w:jc w:val="center"/>
            </w:pPr>
            <w:r>
              <w:rPr>
                <w:sz w:val="20"/>
                <w:szCs w:val="20"/>
              </w:rPr>
              <w:t xml:space="preserve"> 8%</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09E10431" w14:textId="77777777" w:rsidR="000D6FCD" w:rsidRDefault="00000000">
            <w:pPr>
              <w:jc w:val="center"/>
            </w:pPr>
            <w:r>
              <w:rPr>
                <w:sz w:val="20"/>
                <w:szCs w:val="20"/>
              </w:rPr>
              <w:t>32%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6A7218" w14:textId="77777777" w:rsidR="000D6FCD" w:rsidRDefault="00000000">
            <w:pPr>
              <w:jc w:val="center"/>
            </w:pPr>
            <w:r>
              <w:rPr>
                <w:sz w:val="20"/>
                <w:szCs w:val="20"/>
              </w:rPr>
              <w:t>23%</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6A7AF3A" w14:textId="77777777" w:rsidR="000D6FCD" w:rsidRDefault="00000000">
            <w:pPr>
              <w:jc w:val="center"/>
            </w:pPr>
            <w:r>
              <w:rPr>
                <w:b/>
                <w:bCs/>
                <w:color w:val="1F3864"/>
                <w:sz w:val="20"/>
                <w:szCs w:val="20"/>
              </w:rPr>
              <w:t>+15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29FA19DD" w14:textId="77777777" w:rsidR="000D6FCD" w:rsidRDefault="00000000">
            <w:r>
              <w:rPr>
                <w:sz w:val="18"/>
                <w:szCs w:val="18"/>
              </w:rPr>
              <w:t>Sharp 2022–23 spike; partial retreat suggests normalization into other directions</w:t>
            </w:r>
          </w:p>
        </w:tc>
      </w:tr>
      <w:tr w:rsidR="000D6FCD" w14:paraId="3FBD94AA"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E47B7B9" w14:textId="77777777" w:rsidR="000D6FCD" w:rsidRDefault="00000000">
            <w:r>
              <w:rPr>
                <w:sz w:val="19"/>
                <w:szCs w:val="19"/>
              </w:rPr>
              <w:t>INN, Innovation &amp; Digital</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05FEE46" w14:textId="77777777" w:rsidR="000D6FCD" w:rsidRDefault="00000000">
            <w:pPr>
              <w:jc w:val="center"/>
            </w:pPr>
            <w:r>
              <w:rPr>
                <w:sz w:val="20"/>
                <w:szCs w:val="20"/>
              </w:rPr>
              <w:t>25%</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B44EADE" w14:textId="77777777" w:rsidR="000D6FCD" w:rsidRDefault="00000000">
            <w:pPr>
              <w:jc w:val="center"/>
            </w:pPr>
            <w:r>
              <w:rPr>
                <w:sz w:val="20"/>
                <w:szCs w:val="20"/>
              </w:rPr>
              <w:t>20%</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0DF30ECF" w14:textId="77777777" w:rsidR="000D6FCD" w:rsidRDefault="00000000">
            <w:pPr>
              <w:jc w:val="center"/>
            </w:pPr>
            <w:r>
              <w:rPr>
                <w:sz w:val="20"/>
                <w:szCs w:val="20"/>
              </w:rPr>
              <w:t>35%</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408BCB9A" w14:textId="77777777" w:rsidR="000D6FCD" w:rsidRDefault="00000000">
            <w:pPr>
              <w:jc w:val="center"/>
            </w:pPr>
            <w:r>
              <w:rPr>
                <w:b/>
                <w:bCs/>
                <w:color w:val="1F3864"/>
                <w:sz w:val="20"/>
                <w:szCs w:val="20"/>
              </w:rPr>
              <w:t>+10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E0EB9D2" w14:textId="498DE657" w:rsidR="000D6FCD" w:rsidRDefault="00000000">
            <w:commentRangeStart w:id="113"/>
            <w:commentRangeStart w:id="114"/>
            <w:r>
              <w:rPr>
                <w:sz w:val="18"/>
                <w:szCs w:val="18"/>
              </w:rPr>
              <w:t xml:space="preserve">Dipped during 2022–23 before accelerating sharply in the most recent cycle; digital infrastructure </w:t>
            </w:r>
            <w:del w:id="115" w:author="Lewis Hooper" w:date="2026-05-22T08:55:00Z" w16du:dateUtc="2026-05-22T12:55:00Z">
              <w:r w:rsidDel="005456A4">
                <w:rPr>
                  <w:sz w:val="18"/>
                  <w:szCs w:val="18"/>
                </w:rPr>
                <w:delText xml:space="preserve">becoming </w:delText>
              </w:r>
            </w:del>
            <w:ins w:id="116" w:author="Lewis Hooper" w:date="2026-05-22T08:55:00Z" w16du:dateUtc="2026-05-22T12:55:00Z">
              <w:r w:rsidR="005456A4">
                <w:rPr>
                  <w:sz w:val="18"/>
                  <w:szCs w:val="18"/>
                </w:rPr>
                <w:t>became</w:t>
              </w:r>
              <w:r w:rsidR="005456A4">
                <w:rPr>
                  <w:sz w:val="18"/>
                  <w:szCs w:val="18"/>
                </w:rPr>
                <w:t xml:space="preserve"> </w:t>
              </w:r>
            </w:ins>
            <w:r>
              <w:rPr>
                <w:sz w:val="18"/>
                <w:szCs w:val="18"/>
              </w:rPr>
              <w:t>a capital priority as hospitals emerged from the acute recovery phase</w:t>
            </w:r>
            <w:commentRangeEnd w:id="113"/>
            <w:r>
              <w:rPr>
                <w:rStyle w:val="CommentReference"/>
                <w:sz w:val="18"/>
                <w:szCs w:val="18"/>
              </w:rPr>
              <w:commentReference w:id="113"/>
            </w:r>
            <w:commentRangeEnd w:id="114"/>
            <w:r w:rsidR="005656B3">
              <w:rPr>
                <w:rStyle w:val="CommentReference"/>
                <w:sz w:val="18"/>
                <w:szCs w:val="18"/>
              </w:rPr>
              <w:commentReference w:id="114"/>
            </w:r>
            <w:ins w:id="117" w:author="Lewis Hooper" w:date="2026-05-22T08:56:00Z" w16du:dateUtc="2026-05-22T12:56:00Z">
              <w:r w:rsidR="005456A4">
                <w:rPr>
                  <w:sz w:val="18"/>
                  <w:szCs w:val="18"/>
                </w:rPr>
                <w:t>.</w:t>
              </w:r>
            </w:ins>
          </w:p>
        </w:tc>
      </w:tr>
      <w:tr w:rsidR="000D6FCD" w14:paraId="25A8058B" w14:textId="77777777">
        <w:tc>
          <w:tcPr>
            <w:tcW w:w="2494"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66FD26CE" w14:textId="77777777" w:rsidR="000D6FCD" w:rsidRDefault="00000000">
            <w:r>
              <w:rPr>
                <w:sz w:val="19"/>
                <w:szCs w:val="19"/>
              </w:rPr>
              <w:t>INF, Infrastructure &amp; Ops</w:t>
            </w:r>
          </w:p>
        </w:tc>
        <w:tc>
          <w:tcPr>
            <w:tcW w:w="8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8C6A001"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16F500CF" w14:textId="77777777" w:rsidR="000D6FCD" w:rsidRDefault="00000000">
            <w:pPr>
              <w:jc w:val="center"/>
            </w:pPr>
            <w:r>
              <w:rPr>
                <w:sz w:val="20"/>
                <w:szCs w:val="20"/>
              </w:rPr>
              <w:t>22%</w:t>
            </w:r>
          </w:p>
        </w:tc>
        <w:tc>
          <w:tcPr>
            <w:tcW w:w="963"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02CD2C0" w14:textId="77777777" w:rsidR="000D6FCD" w:rsidRDefault="00000000">
            <w:pPr>
              <w:jc w:val="center"/>
            </w:pPr>
            <w:r>
              <w:rPr>
                <w:sz w:val="20"/>
                <w:szCs w:val="20"/>
              </w:rPr>
              <w:t>26%</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629DE983" w14:textId="77777777" w:rsidR="000D6FCD" w:rsidRDefault="00000000">
            <w:pPr>
              <w:jc w:val="center"/>
            </w:pPr>
            <w:r>
              <w:rPr>
                <w:b/>
                <w:bCs/>
                <w:color w:val="1F3864"/>
                <w:sz w:val="20"/>
                <w:szCs w:val="20"/>
              </w:rPr>
              <w:t>+9 pp</w:t>
            </w:r>
          </w:p>
        </w:tc>
        <w:tc>
          <w:tcPr>
            <w:tcW w:w="2616" w:type="dxa"/>
            <w:tcBorders>
              <w:top w:val="single" w:sz="4" w:space="0" w:color="D0D7DE"/>
              <w:left w:val="single" w:sz="4" w:space="0" w:color="D0D7DE"/>
              <w:bottom w:val="single" w:sz="4" w:space="0" w:color="D0D7DE"/>
              <w:right w:val="single" w:sz="4" w:space="0" w:color="D0D7DE"/>
            </w:tcBorders>
            <w:shd w:val="clear" w:color="auto" w:fill="EFF5FB"/>
            <w:vAlign w:val="center"/>
          </w:tcPr>
          <w:p w14:paraId="5F1437A8" w14:textId="77777777" w:rsidR="000D6FCD" w:rsidRDefault="00000000">
            <w:r>
              <w:rPr>
                <w:sz w:val="18"/>
                <w:szCs w:val="18"/>
              </w:rPr>
              <w:t>Post-COVID facility investment backlogs and digital infrastructure needs</w:t>
            </w:r>
          </w:p>
        </w:tc>
      </w:tr>
      <w:tr w:rsidR="000D6FCD" w14:paraId="4DCC3EEE" w14:textId="77777777">
        <w:tc>
          <w:tcPr>
            <w:tcW w:w="2494"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9E97359" w14:textId="77777777" w:rsidR="000D6FCD" w:rsidRDefault="00000000">
            <w:r>
              <w:rPr>
                <w:sz w:val="19"/>
                <w:szCs w:val="19"/>
              </w:rPr>
              <w:t>RES, Research &amp; Academic</w:t>
            </w:r>
          </w:p>
        </w:tc>
        <w:tc>
          <w:tcPr>
            <w:tcW w:w="8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BFAEC9B" w14:textId="77777777" w:rsidR="000D6FCD" w:rsidRDefault="00000000">
            <w:pPr>
              <w:jc w:val="center"/>
            </w:pPr>
            <w:r>
              <w:rPr>
                <w:sz w:val="20"/>
                <w:szCs w:val="20"/>
              </w:rPr>
              <w:t>17%</w:t>
            </w:r>
          </w:p>
        </w:tc>
        <w:tc>
          <w:tcPr>
            <w:tcW w:w="1199"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7453D6E3" w14:textId="77777777" w:rsidR="000D6FCD" w:rsidRDefault="00000000">
            <w:pPr>
              <w:jc w:val="center"/>
            </w:pPr>
            <w:r>
              <w:rPr>
                <w:sz w:val="20"/>
                <w:szCs w:val="20"/>
              </w:rPr>
              <w:t>15%</w:t>
            </w:r>
          </w:p>
        </w:tc>
        <w:tc>
          <w:tcPr>
            <w:tcW w:w="963"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67C7D6" w14:textId="77777777" w:rsidR="000D6FCD" w:rsidRDefault="00000000">
            <w:pPr>
              <w:jc w:val="center"/>
            </w:pPr>
            <w:r>
              <w:rPr>
                <w:sz w:val="20"/>
                <w:szCs w:val="20"/>
              </w:rPr>
              <w:t>40%</w:t>
            </w:r>
          </w:p>
        </w:tc>
        <w:tc>
          <w:tcPr>
            <w:tcW w:w="1188" w:type="dxa"/>
            <w:tcBorders>
              <w:top w:val="single" w:sz="4" w:space="0" w:color="D0D7DE"/>
              <w:left w:val="single" w:sz="4" w:space="0" w:color="D0D7DE"/>
              <w:bottom w:val="single" w:sz="4" w:space="0" w:color="D0D7DE"/>
              <w:right w:val="single" w:sz="4" w:space="0" w:color="D0D7DE"/>
            </w:tcBorders>
            <w:shd w:val="clear" w:color="auto" w:fill="DAE8F5"/>
            <w:vAlign w:val="center"/>
          </w:tcPr>
          <w:p w14:paraId="5B6A42DE" w14:textId="77777777" w:rsidR="000D6FCD" w:rsidRDefault="00000000">
            <w:pPr>
              <w:jc w:val="center"/>
            </w:pPr>
            <w:r>
              <w:rPr>
                <w:b/>
                <w:bCs/>
                <w:color w:val="1F3864"/>
                <w:sz w:val="20"/>
                <w:szCs w:val="20"/>
              </w:rPr>
              <w:t>+23 pp</w:t>
            </w:r>
          </w:p>
        </w:tc>
        <w:tc>
          <w:tcPr>
            <w:tcW w:w="2616"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6942E98" w14:textId="77777777" w:rsidR="000D6FCD" w:rsidRDefault="00000000">
            <w:r>
              <w:rPr>
                <w:sz w:val="18"/>
                <w:szCs w:val="18"/>
              </w:rPr>
              <w:t>Type-composition effect: Large Community hospitals are newly entering the research space</w:t>
            </w:r>
          </w:p>
        </w:tc>
      </w:tr>
    </w:tbl>
    <w:p w14:paraId="2F9715C4" w14:textId="77777777" w:rsidR="000D6FCD" w:rsidRDefault="00000000">
      <w:pPr>
        <w:spacing w:before="60" w:after="220"/>
      </w:pPr>
      <w:r>
        <w:rPr>
          <w:i/>
          <w:iCs/>
          <w:color w:val="5D6D7E"/>
          <w:sz w:val="18"/>
          <w:szCs w:val="18"/>
        </w:rPr>
        <w:t>Hospital prevalence = % of hospitals in each era with at least one direction in the theme. Pre-COVID n=13; interpret directionally. RES shift is a type-composition effect, see Section 3e.</w:t>
      </w:r>
    </w:p>
    <w:p w14:paraId="522AC9DB" w14:textId="77777777" w:rsidR="000D6FCD" w:rsidRDefault="000D6FCD">
      <w:pPr>
        <w:pBdr>
          <w:bottom w:val="single" w:sz="8" w:space="1" w:color="2E75B6"/>
        </w:pBdr>
        <w:spacing w:before="240" w:after="240"/>
      </w:pPr>
    </w:p>
    <w:p w14:paraId="4E8EC59A" w14:textId="77777777" w:rsidR="000D6FCD" w:rsidRDefault="00000000">
      <w:pPr>
        <w:pStyle w:val="Heading1"/>
      </w:pPr>
      <w:r>
        <w:t>4.  A Bridge to Performance</w:t>
      </w:r>
    </w:p>
    <w:p w14:paraId="563F8620" w14:textId="3B753E9D" w:rsidR="000D6FCD" w:rsidRDefault="00000000">
      <w:pPr>
        <w:spacing w:after="160"/>
      </w:pPr>
      <w:r>
        <w:t xml:space="preserve">Describing what hospitals say their strategic priorities </w:t>
      </w:r>
      <w:del w:id="118" w:author="Lewis Hooper" w:date="2026-05-22T08:35:00Z" w16du:dateUtc="2026-05-22T12:35:00Z">
        <w:r w:rsidDel="00F35AC6">
          <w:delText>are is</w:delText>
        </w:r>
      </w:del>
      <w:ins w:id="119" w:author="Lewis Hooper" w:date="2026-05-22T08:35:00Z" w16du:dateUtc="2026-05-22T12:35:00Z">
        <w:r w:rsidR="00F35AC6">
          <w:t>are is</w:t>
        </w:r>
      </w:ins>
      <w:r>
        <w:t xml:space="preserve"> the first step. The more important question is whether those stated priorities connect to anything real, whether hospitals with stronger financial strategies manage their finances better, whether hospitals with explicit quality commitments deliver better patient outcomes, and whether any of this shows up in the data at all.</w:t>
      </w:r>
    </w:p>
    <w:p w14:paraId="5E096A04" w14:textId="77777777" w:rsidR="000D6FCD" w:rsidRDefault="00000000">
      <w:pPr>
        <w:spacing w:after="160"/>
      </w:pPr>
      <w:r>
        <w:t>We have already begun that linkage. We used seven years of data from the Ministry of Health’s Hospital Information Tables (HIT) as our source of financial information.</w:t>
      </w:r>
    </w:p>
    <w:p w14:paraId="2A3506FA" w14:textId="77777777" w:rsidR="000D6FCD" w:rsidRDefault="000D6FCD">
      <w:pPr>
        <w:spacing w:after="10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356021F5"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4F597165" w14:textId="0B5D1E78" w:rsidR="000D6FCD" w:rsidRDefault="00000000">
            <w:r>
              <w:rPr>
                <w:i/>
                <w:iCs/>
                <w:color w:val="1F3864"/>
              </w:rPr>
              <w:t>The initial finding is a clean null result: hospitals with strategic plans do not show detectably different financial trajectories from hospitals without them, and hospitals that explicitly name financial sustainability as a strategic priority do not perform measurably better on cost control or revenue growth than those that do not.</w:t>
            </w:r>
            <w:ins w:id="120" w:author="Lewis Hooper" w:date="2026-05-22T08:37:00Z" w16du:dateUtc="2026-05-22T12:37:00Z">
              <w:r w:rsidR="00F35AC6">
                <w:rPr>
                  <w:i/>
                  <w:iCs/>
                  <w:color w:val="1F3864"/>
                </w:rPr>
                <w:t xml:space="preserve"> The detailed find</w:t>
              </w:r>
            </w:ins>
            <w:ins w:id="121" w:author="Lewis Hooper" w:date="2026-05-22T08:38:00Z" w16du:dateUtc="2026-05-22T12:38:00Z">
              <w:r w:rsidR="00F35AC6">
                <w:rPr>
                  <w:i/>
                  <w:iCs/>
                  <w:color w:val="1F3864"/>
                </w:rPr>
                <w:t xml:space="preserve">ings </w:t>
              </w:r>
            </w:ins>
            <w:ins w:id="122" w:author="Lewis Hooper" w:date="2026-05-22T08:37:00Z" w16du:dateUtc="2026-05-22T12:37:00Z">
              <w:r w:rsidR="00F35AC6">
                <w:rPr>
                  <w:i/>
                  <w:iCs/>
                  <w:color w:val="1F3864"/>
                </w:rPr>
                <w:t xml:space="preserve">will be released later as a separate document. </w:t>
              </w:r>
            </w:ins>
          </w:p>
        </w:tc>
      </w:tr>
    </w:tbl>
    <w:p w14:paraId="44038DEB" w14:textId="77777777" w:rsidR="000D6FCD" w:rsidRDefault="000D6FCD">
      <w:pPr>
        <w:spacing w:after="100"/>
      </w:pPr>
    </w:p>
    <w:p w14:paraId="57684903" w14:textId="25BB70E8" w:rsidR="000D6FCD" w:rsidRDefault="00000000">
      <w:pPr>
        <w:spacing w:after="160"/>
      </w:pPr>
      <w:r>
        <w:t>This</w:t>
      </w:r>
      <w:del w:id="123" w:author="Lewis Hooper" w:date="2026-05-22T08:36:00Z" w16du:dateUtc="2026-05-22T12:36:00Z">
        <w:r w:rsidDel="00F35AC6">
          <w:delText xml:space="preserve"> is not a failure of analysis. It</w:delText>
        </w:r>
      </w:del>
      <w:r>
        <w:t xml:space="preserve"> is a substantive finding, and an important one for anyone who takes strategic planning seriously.</w:t>
      </w:r>
    </w:p>
    <w:p w14:paraId="56C5CD5B" w14:textId="02C7B616" w:rsidR="000D6FCD" w:rsidDel="005456A4" w:rsidRDefault="00000000">
      <w:pPr>
        <w:spacing w:after="160"/>
        <w:rPr>
          <w:del w:id="124" w:author="Lewis Hooper" w:date="2026-05-22T08:55:00Z" w16du:dateUtc="2026-05-22T12:55:00Z"/>
        </w:rPr>
      </w:pPr>
      <w:r>
        <w:lastRenderedPageBreak/>
        <w:t xml:space="preserve">Financial performance in Ontario hospitals is heavily governed by provincial funding formulas, HSAA balanced-budget requirements, </w:t>
      </w:r>
      <w:ins w:id="125" w:author="Lewis Hooper" w:date="2026-05-22T08:36:00Z" w16du:dateUtc="2026-05-22T12:36:00Z">
        <w:r w:rsidR="00F35AC6">
          <w:t xml:space="preserve">province-wide labour adjustments, </w:t>
        </w:r>
      </w:ins>
      <w:r>
        <w:t xml:space="preserve">and sector-wide funding events, forces that affect every hospital regardless of its strategic choices. The Ministry's financial reporting series </w:t>
      </w:r>
      <w:del w:id="126" w:author="Lewis Hooper" w:date="2026-05-22T08:55:00Z" w16du:dateUtc="2026-05-22T12:55:00Z">
        <w:r w:rsidDel="005456A4">
          <w:delText>captures those system-level pressures powerfully</w:delText>
        </w:r>
      </w:del>
      <w:ins w:id="127" w:author="Lewis Hooper" w:date="2026-05-22T08:55:00Z" w16du:dateUtc="2026-05-22T12:55:00Z">
        <w:r w:rsidR="005456A4">
          <w:t>powerfully captures those system-level pressures</w:t>
        </w:r>
      </w:ins>
      <w:r>
        <w:t xml:space="preserve">. What it may not capture is the effect of individual hospital strategy operating within that system. </w:t>
      </w:r>
      <w:del w:id="128" w:author="Lewis Hooper" w:date="2026-05-22T08:55:00Z" w16du:dateUtc="2026-05-22T12:55:00Z">
        <w:r w:rsidDel="005456A4">
          <w:delText>The instrument may simply be too blunt for the question.</w:delText>
        </w:r>
      </w:del>
    </w:p>
    <w:p w14:paraId="43C621F8" w14:textId="77777777" w:rsidR="005456A4" w:rsidRDefault="005456A4">
      <w:pPr>
        <w:spacing w:after="160"/>
        <w:rPr>
          <w:ins w:id="129" w:author="Lewis Hooper" w:date="2026-05-22T08:55:00Z" w16du:dateUtc="2026-05-22T12:55:00Z"/>
        </w:rPr>
      </w:pPr>
    </w:p>
    <w:p w14:paraId="7D641105" w14:textId="77777777" w:rsidR="000D6FCD" w:rsidRDefault="00000000">
      <w:pPr>
        <w:spacing w:after="160"/>
      </w:pPr>
      <w:r>
        <w:t>The more sensitive tests are coming. We are building linkages to CIHI quality indicators, where individual hospital strategic choices may leave a more detectable trace than in financial data. Beyond the data, there is a governance question that no dataset can answer directly: do strategic themes actually surface in board deliberations, or do plans sit on the shelf while boards focus on other things? The real test of whether strategic planning in Ontario hospitals is operational or ceremonial.</w:t>
      </w:r>
    </w:p>
    <w:p w14:paraId="7A0728E0" w14:textId="77777777" w:rsidR="000D6FCD" w:rsidRDefault="000D6FCD">
      <w:pPr>
        <w:spacing w:after="80"/>
      </w:pPr>
    </w:p>
    <w:tbl>
      <w:tblPr>
        <w:tblW w:w="9360" w:type="dxa"/>
        <w:tblLayout w:type="fixed"/>
        <w:tblCellMar>
          <w:top w:w="120" w:type="dxa"/>
          <w:left w:w="200" w:type="dxa"/>
          <w:bottom w:w="120" w:type="dxa"/>
          <w:right w:w="180" w:type="dxa"/>
        </w:tblCellMar>
        <w:tblLook w:val="0000" w:firstRow="0" w:lastRow="0" w:firstColumn="0" w:lastColumn="0" w:noHBand="0" w:noVBand="0"/>
      </w:tblPr>
      <w:tblGrid>
        <w:gridCol w:w="9360"/>
      </w:tblGrid>
      <w:tr w:rsidR="000D6FCD" w14:paraId="56103C20" w14:textId="77777777">
        <w:tc>
          <w:tcPr>
            <w:tcW w:w="9360" w:type="dxa"/>
            <w:tcBorders>
              <w:top w:val="single" w:sz="12" w:space="0" w:color="1F3864"/>
              <w:left w:val="single" w:sz="20" w:space="0" w:color="1F3864"/>
              <w:bottom w:val="single" w:sz="12" w:space="0" w:color="1F3864"/>
              <w:right w:val="single" w:sz="4" w:space="0" w:color="1F3864"/>
            </w:tcBorders>
            <w:shd w:val="clear" w:color="auto" w:fill="EFF5FB"/>
          </w:tcPr>
          <w:p w14:paraId="7FB8227E" w14:textId="6487E31A" w:rsidR="000D6FCD" w:rsidRDefault="00000000">
            <w:r>
              <w:rPr>
                <w:i/>
                <w:iCs/>
                <w:color w:val="1F3864"/>
              </w:rPr>
              <w:t>Board members and CEOs should ask: when did the board last have a substantive conversation grounded in what the strategic plan actually says</w:t>
            </w:r>
            <w:ins w:id="130" w:author="Lewis Hooper" w:date="2026-05-22T08:38:00Z" w16du:dateUtc="2026-05-22T12:38:00Z">
              <w:r w:rsidR="00F35AC6">
                <w:rPr>
                  <w:i/>
                  <w:iCs/>
                  <w:color w:val="1F3864"/>
                </w:rPr>
                <w:t xml:space="preserve"> and has accomplished</w:t>
              </w:r>
            </w:ins>
            <w:r>
              <w:rPr>
                <w:i/>
                <w:iCs/>
                <w:color w:val="1F3864"/>
              </w:rPr>
              <w:t>? The answer to that question may be more revealing than anything in the plan itself.</w:t>
            </w:r>
          </w:p>
        </w:tc>
      </w:tr>
    </w:tbl>
    <w:p w14:paraId="47DF774F" w14:textId="77777777" w:rsidR="000D6FCD" w:rsidRDefault="000D6FCD">
      <w:pPr>
        <w:spacing w:after="80"/>
      </w:pPr>
    </w:p>
    <w:p w14:paraId="62F0E9D0" w14:textId="77777777" w:rsidR="000D6FCD" w:rsidRDefault="000D6FCD">
      <w:pPr>
        <w:pBdr>
          <w:bottom w:val="single" w:sz="8" w:space="1" w:color="2E75B6"/>
        </w:pBdr>
        <w:spacing w:before="240" w:after="240"/>
      </w:pPr>
    </w:p>
    <w:p w14:paraId="4F46C1C7" w14:textId="77777777" w:rsidR="000D6FCD" w:rsidRDefault="00000000">
      <w:pPr>
        <w:pStyle w:val="Heading1"/>
      </w:pPr>
      <w:r>
        <w:t>5.  Next Steps and an Invitation</w:t>
      </w:r>
    </w:p>
    <w:p w14:paraId="6884DABD" w14:textId="76C2EE5C" w:rsidR="000D6FCD" w:rsidRDefault="00000000">
      <w:pPr>
        <w:spacing w:after="160"/>
      </w:pPr>
      <w:r>
        <w:t xml:space="preserve">This analysis is the first systematic, sector-wide picture of </w:t>
      </w:r>
      <w:del w:id="131" w:author="Lewis Hooper" w:date="2026-05-22T08:56:00Z" w16du:dateUtc="2026-05-22T12:56:00Z">
        <w:r w:rsidDel="005456A4">
          <w:delText>what Ontario public hospitals say their strategic priorities are</w:delText>
        </w:r>
      </w:del>
      <w:ins w:id="132" w:author="Lewis Hooper" w:date="2026-05-22T08:56:00Z" w16du:dateUtc="2026-05-22T12:56:00Z">
        <w:r w:rsidR="005456A4">
          <w:t>Ontario public hospitals' strategic priorities</w:t>
        </w:r>
      </w:ins>
      <w:r>
        <w:t>. We believe it has practical value, for board members comparing their hospital's focus against peers, for health system leaders tracking sector-wide trends, and for researchers asking whether stated priorities connect to measurable outcomes.</w:t>
      </w:r>
    </w:p>
    <w:p w14:paraId="4BC870A2" w14:textId="40CAC602" w:rsidR="000D6FCD" w:rsidRDefault="00000000">
      <w:pPr>
        <w:spacing w:after="160"/>
      </w:pPr>
      <w:r>
        <w:t>Our next steps include CIHI quality indicator linkage</w:t>
      </w:r>
      <w:del w:id="133" w:author="Lewis Hooper" w:date="2026-05-22T08:38:00Z" w16du:dateUtc="2026-05-22T12:38:00Z">
        <w:r w:rsidDel="00F35AC6">
          <w:delText>,and a deeper look at what makes some hospitals' strategic plans genuinely distinctive, not just in the themes they address,</w:delText>
        </w:r>
      </w:del>
      <w:ins w:id="134" w:author="Lewis Hooper" w:date="2026-05-22T08:38:00Z" w16du:dateUtc="2026-05-22T12:38:00Z">
        <w:r w:rsidR="00F35AC6">
          <w:t xml:space="preserve"> and a deeper look at what makes some hospitals' strategic plans genuinely distinctive, not just in the themes they address</w:t>
        </w:r>
      </w:ins>
      <w:r>
        <w:t xml:space="preserve"> but in the specificity and ambition of how they articulate their commitments. The dataset also positions us to track how sector-wide strategic priorities shift across future planning cycles.</w:t>
      </w:r>
    </w:p>
    <w:p w14:paraId="6395C6E0" w14:textId="77777777" w:rsidR="000D6FCD" w:rsidRDefault="00000000">
      <w:pPr>
        <w:spacing w:after="160"/>
      </w:pPr>
      <w:r>
        <w:t>We are planning to make the core dataset available to researchers and governance practitioners. If you work in Ontario hospital governance, as a board member, executive, or health system leader, and want to discuss what this analysis reveals about your organization or the sector, we welcome the conversation.</w:t>
      </w:r>
    </w:p>
    <w:p w14:paraId="03FB58EB" w14:textId="77777777" w:rsidR="000D6FCD" w:rsidRDefault="000D6FCD">
      <w:pPr>
        <w:spacing w:after="300"/>
      </w:pPr>
    </w:p>
    <w:p w14:paraId="5C8EE52B" w14:textId="77777777" w:rsidR="000D6FCD" w:rsidRDefault="00000000">
      <w:pPr>
        <w:spacing w:after="60"/>
        <w:jc w:val="center"/>
      </w:pPr>
      <w:r>
        <w:rPr>
          <w:b/>
          <w:bCs/>
          <w:color w:val="1F3864"/>
          <w:sz w:val="26"/>
          <w:szCs w:val="26"/>
        </w:rPr>
        <w:t>HospitalIntelligenceR</w:t>
      </w:r>
    </w:p>
    <w:p w14:paraId="70FA8C7E" w14:textId="77777777" w:rsidR="000D6FCD" w:rsidRDefault="00000000">
      <w:pPr>
        <w:spacing w:after="60"/>
        <w:jc w:val="center"/>
      </w:pPr>
      <w:r>
        <w:rPr>
          <w:color w:val="5D6D7E"/>
          <w:sz w:val="20"/>
          <w:szCs w:val="20"/>
        </w:rPr>
        <w:t>Ontario, Canada  |  May 2026</w:t>
      </w:r>
    </w:p>
    <w:p w14:paraId="56ECB0DD" w14:textId="77777777" w:rsidR="000D6FCD" w:rsidRDefault="00000000">
      <w:pPr>
        <w:jc w:val="center"/>
      </w:pPr>
      <w:r>
        <w:rPr>
          <w:i/>
          <w:iCs/>
          <w:color w:val="5D6D7E"/>
          <w:sz w:val="18"/>
          <w:szCs w:val="18"/>
        </w:rPr>
        <w:t>Data collected and analyzed using the HospitalIntelligenceR platform (R + Claude AI API)</w:t>
      </w:r>
    </w:p>
    <w:sectPr w:rsidR="000D6FC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Lewis Hooper" w:date="2026-05-19T09:16:00Z" w:initials="LH">
    <w:p w14:paraId="62754810" w14:textId="77777777" w:rsidR="00C55BB5" w:rsidRDefault="00DF2305" w:rsidP="00C55BB5">
      <w:pPr>
        <w:pStyle w:val="CommentText"/>
      </w:pPr>
      <w:r>
        <w:rPr>
          <w:rStyle w:val="CommentReference"/>
        </w:rPr>
        <w:annotationRef/>
      </w:r>
      <w:r w:rsidR="00C55BB5">
        <w:t xml:space="preserve">Is my addition truthful. </w:t>
      </w:r>
    </w:p>
  </w:comment>
  <w:comment w:id="72" w:author="Lewis Hooper" w:date="2026-05-22T08:16:00Z" w:initials="LH">
    <w:p w14:paraId="63420583" w14:textId="77777777" w:rsidR="00A17C40" w:rsidRDefault="00A17C40" w:rsidP="00A17C40">
      <w:pPr>
        <w:pStyle w:val="CommentText"/>
      </w:pPr>
      <w:r>
        <w:rPr>
          <w:rStyle w:val="CommentReference"/>
        </w:rPr>
        <w:annotationRef/>
      </w:r>
      <w:r>
        <w:t xml:space="preserve">And we are back to number confusion. </w:t>
      </w:r>
      <w:r>
        <w:br/>
        <w:t>122+7+4= 133?</w:t>
      </w:r>
    </w:p>
  </w:comment>
  <w:comment w:id="75" w:author="Lewis Hooper" w:date="2026-05-22T08:18:00Z" w:initials="LH">
    <w:p w14:paraId="3E855310" w14:textId="77777777" w:rsidR="00A17C40" w:rsidRDefault="00A17C40" w:rsidP="00A17C40">
      <w:pPr>
        <w:pStyle w:val="CommentText"/>
      </w:pPr>
      <w:r>
        <w:rPr>
          <w:rStyle w:val="CommentReference"/>
        </w:rPr>
        <w:annotationRef/>
      </w:r>
      <w:r>
        <w:t>I think this is 10? NORTH GENERAL AND SOUTHLAKE.</w:t>
      </w:r>
    </w:p>
  </w:comment>
  <w:comment w:id="78" w:author="Lewis Hooper" w:date="2026-05-22T08:19:00Z" w:initials="LH">
    <w:p w14:paraId="0DA6B5EA" w14:textId="77777777" w:rsidR="00A17C40" w:rsidRDefault="00A17C40" w:rsidP="00A17C40">
      <w:pPr>
        <w:pStyle w:val="CommentText"/>
      </w:pPr>
      <w:r>
        <w:rPr>
          <w:rStyle w:val="CommentReference"/>
        </w:rPr>
        <w:annotationRef/>
      </w:r>
      <w:r>
        <w:t xml:space="preserve">This sounds repetive...Did we say this before??  I like it here. </w:t>
      </w:r>
    </w:p>
  </w:comment>
  <w:comment w:id="81" w:author="Lewis Hooper" w:date="2026-05-22T08:21:00Z" w:initials="LH">
    <w:p w14:paraId="2EE3C9CC" w14:textId="77777777" w:rsidR="00A17C40" w:rsidRDefault="00A17C40" w:rsidP="00A17C40">
      <w:pPr>
        <w:pStyle w:val="CommentText"/>
      </w:pPr>
      <w:r>
        <w:rPr>
          <w:rStyle w:val="CommentReference"/>
        </w:rPr>
        <w:annotationRef/>
      </w:r>
      <w:r>
        <w:t>Numbers again. 560 not 589</w:t>
      </w:r>
    </w:p>
  </w:comment>
  <w:comment w:id="101" w:author="Lewis Hooper" w:date="2026-05-22T08:31:00Z" w:initials="LH">
    <w:p w14:paraId="0DED3DD3" w14:textId="77777777" w:rsidR="00EA077E" w:rsidRDefault="00EA077E" w:rsidP="00EA077E">
      <w:pPr>
        <w:pStyle w:val="CommentText"/>
      </w:pPr>
      <w:r>
        <w:rPr>
          <w:rStyle w:val="CommentReference"/>
        </w:rPr>
        <w:annotationRef/>
      </w:r>
      <w:r>
        <w:t>Is this primary? As I have edited. And does this mean that only ⅓ of teaching hospitals have a strategic direction related to teaching or that teaching is ⅓ of their all their directions.</w:t>
      </w:r>
    </w:p>
  </w:comment>
  <w:comment w:id="113" w:author="Claude" w:date="2026-05-19T14:03:00Z" w:initials="C">
    <w:p w14:paraId="2D75AA79" w14:textId="2CA644D9" w:rsidR="000D6FCD" w:rsidRDefault="00DF2305">
      <w:pPr>
        <w:overflowPunct w:val="0"/>
      </w:pPr>
      <w:r>
        <w:rPr>
          <w:rStyle w:val="CommentReference"/>
        </w:rPr>
        <w:annotationRef/>
      </w:r>
      <w:r w:rsidR="00000000">
        <w:rPr>
          <w:rFonts w:ascii="Liberation Serif" w:eastAsia="DejaVu Sans" w:hAnsi="Liberation Serif" w:cs="DejaVu Sans"/>
          <w:color w:val="000000"/>
          <w:sz w:val="20"/>
          <w:szCs w:val="20"/>
          <w:lang w:bidi="en-US"/>
        </w:rPr>
        <w:t>INTERPRETATION INACCURATE. The data shows: Pre-COVID 25% → Early Recovery 20% → Current 35%. That is not a consistent upward trend — INN actually declined in the Early Recovery period before accelerating. Suggest revising to: ‘Non-linear: declined post-COVID before accelerating sharply in the most recent cycle, consistent with digital infrastructure becoming a capital priority as hospitals emerged from the acute pandemic phase.’ The downward dip during Early Recovery is itself worth noting — it suggests digital investment was deprioritised during the financial pressure of the immediate recovery period.</w:t>
      </w:r>
    </w:p>
  </w:comment>
  <w:comment w:id="114" w:author="Lewis Hooper" w:date="2026-05-22T09:32:00Z" w:initials="LH">
    <w:p w14:paraId="4D4C5885" w14:textId="77777777" w:rsidR="005656B3" w:rsidRDefault="005656B3" w:rsidP="005656B3">
      <w:pPr>
        <w:pStyle w:val="CommentText"/>
      </w:pPr>
      <w:r>
        <w:rPr>
          <w:rStyle w:val="CommentReference"/>
        </w:rPr>
        <w:annotationRef/>
      </w:r>
      <w:r>
        <w:t>Can we delete this note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54810" w15:done="0"/>
  <w15:commentEx w15:paraId="63420583" w15:done="0"/>
  <w15:commentEx w15:paraId="3E855310" w15:done="0"/>
  <w15:commentEx w15:paraId="0DA6B5EA" w15:done="0"/>
  <w15:commentEx w15:paraId="2EE3C9CC" w15:done="0"/>
  <w15:commentEx w15:paraId="0DED3DD3" w15:done="0"/>
  <w15:commentEx w15:paraId="2D75AA79" w15:done="0"/>
  <w15:commentEx w15:paraId="4D4C5885" w15:paraIdParent="2D75AA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EFB26B" w16cex:dateUtc="2026-05-22T12:16:00Z"/>
  <w16cex:commentExtensible w16cex:durableId="5694A387" w16cex:dateUtc="2026-05-22T12:18:00Z"/>
  <w16cex:commentExtensible w16cex:durableId="4CAF580A" w16cex:dateUtc="2026-05-22T12:19:00Z"/>
  <w16cex:commentExtensible w16cex:durableId="39ED9038" w16cex:dateUtc="2026-05-22T12:21:00Z"/>
  <w16cex:commentExtensible w16cex:durableId="2C041632" w16cex:dateUtc="2026-05-22T12:31:00Z"/>
  <w16cex:commentExtensible w16cex:durableId="731C080D" w16cex:dateUtc="2026-05-22T13:32:00Z"/>
</w16cex:commentsExtensible>
</file>

<file path=word/commentsExtensible0.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57E8448" w16cex:dateUtc="2026-05-19T18:55: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54810" w16cid:durableId="62754810"/>
  <w16cid:commentId w16cid:paraId="63420583" w16cid:durableId="13EFB26B"/>
  <w16cid:commentId w16cid:paraId="3E855310" w16cid:durableId="5694A387"/>
  <w16cid:commentId w16cid:paraId="0DA6B5EA" w16cid:durableId="4CAF580A"/>
  <w16cid:commentId w16cid:paraId="2EE3C9CC" w16cid:durableId="39ED9038"/>
  <w16cid:commentId w16cid:paraId="0DED3DD3" w16cid:durableId="2C041632"/>
  <w16cid:commentId w16cid:paraId="2D75AA79" w16cid:durableId="2D75AA79"/>
  <w16cid:commentId w16cid:paraId="4D4C5885" w16cid:durableId="731C080D"/>
</w16cid:commentsIds>
</file>

<file path=word/commentsIds0.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A1606" w16cid:durableId="357E84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6DDD" w14:textId="77777777" w:rsidR="00F16A49" w:rsidRDefault="00F16A49">
      <w:r>
        <w:separator/>
      </w:r>
    </w:p>
  </w:endnote>
  <w:endnote w:type="continuationSeparator" w:id="0">
    <w:p w14:paraId="70F82E3F" w14:textId="77777777" w:rsidR="00F16A49" w:rsidRDefault="00F1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0CBB" w14:textId="77777777" w:rsidR="000D6FCD" w:rsidRDefault="000D6F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5F9E"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08AA" w14:textId="77777777" w:rsidR="000D6FCD" w:rsidRDefault="00000000">
    <w:pPr>
      <w:pBdr>
        <w:top w:val="single" w:sz="4" w:space="1" w:color="2E75B6"/>
      </w:pBdr>
      <w:spacing w:before="80"/>
      <w:jc w:val="center"/>
    </w:pPr>
    <w:r>
      <w:rPr>
        <w:color w:val="5D6D7E"/>
        <w:sz w:val="16"/>
        <w:szCs w:val="16"/>
      </w:rPr>
      <w:t xml:space="preserve">Page </w:t>
    </w:r>
    <w:r>
      <w:rPr>
        <w:color w:val="5D6D7E"/>
        <w:sz w:val="16"/>
        <w:szCs w:val="16"/>
      </w:rPr>
      <w:fldChar w:fldCharType="begin"/>
    </w:r>
    <w:r>
      <w:rPr>
        <w:color w:val="5D6D7E"/>
        <w:sz w:val="16"/>
        <w:szCs w:val="16"/>
      </w:rPr>
      <w:instrText xml:space="preserve"> PAGE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 xml:space="preserve"> NUMPAGES </w:instrText>
    </w:r>
    <w:r>
      <w:rPr>
        <w:color w:val="5D6D7E"/>
        <w:sz w:val="16"/>
        <w:szCs w:val="16"/>
      </w:rPr>
      <w:fldChar w:fldCharType="separate"/>
    </w:r>
    <w:r>
      <w:rPr>
        <w:color w:val="5D6D7E"/>
        <w:sz w:val="16"/>
        <w:szCs w:val="16"/>
      </w:rPr>
      <w:t>9</w:t>
    </w:r>
    <w:r>
      <w:rPr>
        <w:color w:val="5D6D7E"/>
        <w:sz w:val="16"/>
        <w:szCs w:val="16"/>
      </w:rPr>
      <w:fldChar w:fldCharType="end"/>
    </w:r>
    <w:r>
      <w:rPr>
        <w:color w:val="5D6D7E"/>
        <w:sz w:val="16"/>
        <w:szCs w:val="16"/>
      </w:rPr>
      <w:t xml:space="preserve">   |   HospitalIntelligenceR   |   For discussion purposes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126CA" w14:textId="77777777" w:rsidR="00F16A49" w:rsidRDefault="00F16A49">
      <w:r>
        <w:separator/>
      </w:r>
    </w:p>
  </w:footnote>
  <w:footnote w:type="continuationSeparator" w:id="0">
    <w:p w14:paraId="27779BC6" w14:textId="77777777" w:rsidR="00F16A49" w:rsidRDefault="00F16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594A" w14:textId="77777777" w:rsidR="000D6FCD" w:rsidRDefault="000D6F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44B0"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BE35" w14:textId="77777777" w:rsidR="000D6FCD" w:rsidRDefault="00000000">
    <w:pPr>
      <w:pBdr>
        <w:bottom w:val="single" w:sz="6" w:space="1" w:color="2E75B6"/>
      </w:pBdr>
      <w:spacing w:after="100"/>
      <w:jc w:val="right"/>
    </w:pPr>
    <w:r>
      <w:rPr>
        <w:color w:val="5D6D7E"/>
        <w:sz w:val="16"/>
        <w:szCs w:val="16"/>
      </w:rPr>
      <w:t>HospitalIntelligenceR  |  Ontario Hospital Strategic Plans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FF8"/>
    <w:multiLevelType w:val="multilevel"/>
    <w:tmpl w:val="5BF2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450214"/>
    <w:multiLevelType w:val="multilevel"/>
    <w:tmpl w:val="E6E46BA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11180265">
    <w:abstractNumId w:val="1"/>
  </w:num>
  <w:num w:numId="2" w16cid:durableId="725840228">
    <w:abstractNumId w:val="0"/>
  </w:num>
  <w:num w:numId="3" w16cid:durableId="100763639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wis Hooper">
    <w15:presenceInfo w15:providerId="Windows Live" w15:userId="db4928741cc6a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CD"/>
    <w:rsid w:val="000D6FCD"/>
    <w:rsid w:val="003307DE"/>
    <w:rsid w:val="005456A4"/>
    <w:rsid w:val="005656B3"/>
    <w:rsid w:val="006B161B"/>
    <w:rsid w:val="00A17C40"/>
    <w:rsid w:val="00C55BB5"/>
    <w:rsid w:val="00D52C81"/>
    <w:rsid w:val="00DC78B7"/>
    <w:rsid w:val="00DF2305"/>
    <w:rsid w:val="00EA077E"/>
    <w:rsid w:val="00EA4C0F"/>
    <w:rsid w:val="00F16A49"/>
    <w:rsid w:val="00F35AC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B0E"/>
  <w15:docId w15:val="{81842279-629C-43DD-B889-3B171680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F372C3"/>
    <w:rPr>
      <w:sz w:val="16"/>
      <w:szCs w:val="16"/>
    </w:rPr>
  </w:style>
  <w:style w:type="character" w:customStyle="1" w:styleId="CommentTextChar">
    <w:name w:val="Comment Text Char"/>
    <w:basedOn w:val="DefaultParagraphFont"/>
    <w:link w:val="CommentText"/>
    <w:uiPriority w:val="99"/>
    <w:qFormat/>
    <w:rsid w:val="00F372C3"/>
    <w:rPr>
      <w:sz w:val="20"/>
      <w:szCs w:val="20"/>
    </w:rPr>
  </w:style>
  <w:style w:type="character" w:customStyle="1" w:styleId="CommentSubjectChar">
    <w:name w:val="Comment Subject Char"/>
    <w:basedOn w:val="CommentTextChar"/>
    <w:link w:val="CommentSubject"/>
    <w:uiPriority w:val="99"/>
    <w:semiHidden/>
    <w:qFormat/>
    <w:rsid w:val="00F372C3"/>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CommentText">
    <w:name w:val="annotation text"/>
    <w:basedOn w:val="Normal"/>
    <w:link w:val="CommentTextChar"/>
    <w:uiPriority w:val="99"/>
    <w:unhideWhenUsed/>
    <w:rsid w:val="00F372C3"/>
    <w:rPr>
      <w:sz w:val="20"/>
      <w:szCs w:val="20"/>
    </w:rPr>
  </w:style>
  <w:style w:type="paragraph" w:styleId="CommentSubject">
    <w:name w:val="annotation subject"/>
    <w:basedOn w:val="CommentText"/>
    <w:next w:val="CommentText"/>
    <w:link w:val="CommentSubjectChar"/>
    <w:uiPriority w:val="99"/>
    <w:semiHidden/>
    <w:unhideWhenUsed/>
    <w:qFormat/>
    <w:rsid w:val="00F372C3"/>
    <w:rPr>
      <w:b/>
      <w:bCs/>
    </w:rPr>
  </w:style>
  <w:style w:type="paragraph" w:styleId="Revision">
    <w:name w:val="Revision"/>
    <w:uiPriority w:val="99"/>
    <w:semiHidden/>
    <w:qFormat/>
    <w:rsid w:val="00F94E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21" Type="http://schemas.microsoft.com/office/2018/relationships/commentsExtensible" Target="commentsExtensible0.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microsoft.com/office/2020/relationships/commentsIds" Target="commentsIds0.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3484</Words>
  <Characters>20002</Characters>
  <Application>Microsoft Office Word</Application>
  <DocSecurity>0</DocSecurity>
  <Lines>555</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Lewis Hooper</cp:lastModifiedBy>
  <cp:revision>3</cp:revision>
  <cp:lastPrinted>2026-05-22T11:57:00Z</cp:lastPrinted>
  <dcterms:created xsi:type="dcterms:W3CDTF">2026-05-22T13:31:00Z</dcterms:created>
  <dcterms:modified xsi:type="dcterms:W3CDTF">2026-05-22T13:33:00Z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8b540935-3beb-457c-b3cb-7bc201b76093</vt:lpwstr>
  </property>
</Properties>
</file>