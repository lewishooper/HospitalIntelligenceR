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A403C" w14:textId="77777777" w:rsidR="009B200E" w:rsidRPr="009B200E" w:rsidRDefault="009B200E" w:rsidP="009B200E">
      <w:pPr>
        <w:rPr>
          <w:b/>
          <w:bCs/>
        </w:rPr>
      </w:pPr>
      <w:r w:rsidRPr="009B200E">
        <w:rPr>
          <w:b/>
          <w:bCs/>
        </w:rPr>
        <w:t>Do Ontario Hospital Strategic Plans Translate Into Financial Performance?</w:t>
      </w:r>
    </w:p>
    <w:p w14:paraId="15DF2BB8" w14:textId="77777777" w:rsidR="009B200E" w:rsidRPr="009B200E" w:rsidRDefault="009B200E" w:rsidP="009B200E">
      <w:pPr>
        <w:rPr>
          <w:b/>
          <w:bCs/>
        </w:rPr>
      </w:pPr>
      <w:r w:rsidRPr="009B200E">
        <w:rPr>
          <w:b/>
          <w:bCs/>
        </w:rPr>
        <w:t>HospitalIntelligenceR — HIT Analytics | Analysis HIT-03 | May 2026</w:t>
      </w:r>
    </w:p>
    <w:p w14:paraId="2D9CF74E" w14:textId="77777777" w:rsidR="009B200E" w:rsidRPr="009B200E" w:rsidRDefault="00000000" w:rsidP="009B200E">
      <w:r>
        <w:pict w14:anchorId="3B3AB873">
          <v:rect id="_x0000_i1025" style="width:0;height:1.5pt" o:hralign="center" o:hrstd="t" o:hr="t" fillcolor="#a0a0a0" stroked="f"/>
        </w:pict>
      </w:r>
    </w:p>
    <w:p w14:paraId="79C82D6B" w14:textId="63E7BBCC" w:rsidR="009B200E" w:rsidRPr="009B200E" w:rsidRDefault="009B200E" w:rsidP="009B200E">
      <w:r w:rsidRPr="009B200E">
        <w:t xml:space="preserve">Ontario public hospitals invest significant effort in strategic planning. Plans are developed by boards </w:t>
      </w:r>
      <w:del w:id="0" w:author="Lewis Hooper" w:date="2026-05-15T16:20:00Z" w16du:dateUtc="2026-05-15T20:20:00Z">
        <w:r w:rsidRPr="009B200E" w:rsidDel="005F7B31">
          <w:delText xml:space="preserve">and </w:delText>
        </w:r>
      </w:del>
      <w:r w:rsidRPr="009B200E">
        <w:t>executives</w:t>
      </w:r>
      <w:ins w:id="1" w:author="Lewis Hooper" w:date="2026-05-15T16:20:00Z" w16du:dateUtc="2026-05-15T20:20:00Z">
        <w:r w:rsidR="00DB4AD4">
          <w:t xml:space="preserve"> and staff teams</w:t>
        </w:r>
      </w:ins>
      <w:ins w:id="2" w:author="Lewis Hooper" w:date="2026-05-15T16:22:00Z" w16du:dateUtc="2026-05-15T20:22:00Z">
        <w:r w:rsidR="00E53426">
          <w:t xml:space="preserve"> </w:t>
        </w:r>
      </w:ins>
      <w:del w:id="3" w:author="Lewis Hooper" w:date="2026-05-15T16:20:00Z" w16du:dateUtc="2026-05-15T20:20:00Z">
        <w:r w:rsidRPr="009B200E" w:rsidDel="005F7B31">
          <w:delText xml:space="preserve"> </w:delText>
        </w:r>
      </w:del>
      <w:r w:rsidRPr="009B200E">
        <w:t xml:space="preserve">over months, ratified at the board level, and used to organize internal </w:t>
      </w:r>
      <w:del w:id="4" w:author="Lewis Hooper" w:date="2026-05-15T16:20:00Z" w16du:dateUtc="2026-05-15T20:20:00Z">
        <w:r w:rsidRPr="009B200E" w:rsidDel="00DB4AD4">
          <w:delText>accountability structures</w:delText>
        </w:r>
      </w:del>
      <w:ins w:id="5" w:author="Lewis Hooper" w:date="2026-05-15T16:20:00Z" w16du:dateUtc="2026-05-15T20:20:00Z">
        <w:r w:rsidR="00DB4AD4">
          <w:t>effort and accountability</w:t>
        </w:r>
      </w:ins>
      <w:r w:rsidRPr="009B200E">
        <w:t xml:space="preserve"> for years</w:t>
      </w:r>
      <w:del w:id="6" w:author="Lewis Hooper" w:date="2026-05-15T16:21:00Z" w16du:dateUtc="2026-05-15T20:21:00Z">
        <w:r w:rsidRPr="009B200E" w:rsidDel="00D3697D">
          <w:delText>. The implicit assumption in all of this is that what a hospital says it will prioritize shapes what actually happens. This analysis tests that assumption against publicly reported financial data.</w:delText>
        </w:r>
      </w:del>
      <w:ins w:id="7" w:author="Lewis Hooper" w:date="2026-05-15T16:21:00Z" w16du:dateUtc="2026-05-15T20:21:00Z">
        <w:r w:rsidR="00D3697D">
          <w:t xml:space="preserve">. The working assumption is that </w:t>
        </w:r>
        <w:r w:rsidR="00BE6C95">
          <w:t>this effort drives change</w:t>
        </w:r>
        <w:r w:rsidR="00DF22A4">
          <w:t xml:space="preserve">. </w:t>
        </w:r>
      </w:ins>
    </w:p>
    <w:p w14:paraId="03ECDEA8" w14:textId="77777777" w:rsidR="006A1B02" w:rsidRDefault="009B200E" w:rsidP="009B200E">
      <w:pPr>
        <w:rPr>
          <w:ins w:id="8" w:author="Lewis Hooper" w:date="2026-05-16T10:16:00Z" w16du:dateUtc="2026-05-16T14:16:00Z"/>
        </w:rPr>
      </w:pPr>
      <w:del w:id="9" w:author="Lewis Hooper" w:date="2026-05-15T16:23:00Z" w16du:dateUtc="2026-05-15T20:23:00Z">
        <w:r w:rsidRPr="009B200E" w:rsidDel="00A11504">
          <w:delText>The question we are asking is direct:</w:delText>
        </w:r>
      </w:del>
      <w:ins w:id="10" w:author="Lewis Hooper" w:date="2026-05-15T16:23:00Z" w16du:dateUtc="2026-05-15T20:23:00Z">
        <w:r w:rsidR="00A11504">
          <w:t xml:space="preserve">There are 2 questions here. </w:t>
        </w:r>
      </w:ins>
    </w:p>
    <w:p w14:paraId="2D0760E4" w14:textId="2F2A46DA" w:rsidR="006A1B02" w:rsidRDefault="005F74D5" w:rsidP="009B200E">
      <w:pPr>
        <w:rPr>
          <w:ins w:id="11" w:author="Lewis Hooper" w:date="2026-05-16T10:16:00Z" w16du:dateUtc="2026-05-16T14:16:00Z"/>
        </w:rPr>
      </w:pPr>
      <w:ins w:id="12" w:author="Lewis Hooper" w:date="2026-05-15T16:23:00Z" w16du:dateUtc="2026-05-15T20:23:00Z">
        <w:r>
          <w:t>1)</w:t>
        </w:r>
      </w:ins>
      <w:r w:rsidR="009B200E" w:rsidRPr="009B200E">
        <w:t xml:space="preserve"> do hospitals with strategic plans grow their revenues and manage their expenses differently than hospitals without them? And </w:t>
      </w:r>
      <w:del w:id="13" w:author="Lewis Hooper" w:date="2026-05-15T16:23:00Z" w16du:dateUtc="2026-05-15T20:23:00Z">
        <w:r w:rsidR="009B200E" w:rsidRPr="009B200E" w:rsidDel="005F74D5">
          <w:delText>within the planning cohor</w:delText>
        </w:r>
      </w:del>
      <w:ins w:id="14" w:author="Lewis Hooper" w:date="2026-05-15T16:23:00Z" w16du:dateUtc="2026-05-15T20:23:00Z">
        <w:r>
          <w:t>more directly,</w:t>
        </w:r>
      </w:ins>
      <w:del w:id="15" w:author="Lewis Hooper" w:date="2026-05-15T16:23:00Z" w16du:dateUtc="2026-05-15T20:23:00Z">
        <w:r w:rsidR="009B200E" w:rsidRPr="009B200E" w:rsidDel="005F74D5">
          <w:delText>t,</w:delText>
        </w:r>
      </w:del>
      <w:r w:rsidR="009B200E" w:rsidRPr="009B200E">
        <w:t xml:space="preserve"> </w:t>
      </w:r>
    </w:p>
    <w:p w14:paraId="0F836A05" w14:textId="5B036A06" w:rsidR="009B200E" w:rsidRPr="009B200E" w:rsidRDefault="006A1B02" w:rsidP="009B200E">
      <w:ins w:id="16" w:author="Lewis Hooper" w:date="2026-05-16T10:16:00Z" w16du:dateUtc="2026-05-16T14:16:00Z">
        <w:r>
          <w:t>2)</w:t>
        </w:r>
      </w:ins>
      <w:r w:rsidR="009B200E" w:rsidRPr="009B200E">
        <w:t xml:space="preserve">do hospitals </w:t>
      </w:r>
      <w:del w:id="17" w:author="Lewis Hooper" w:date="2026-05-15T16:24:00Z" w16du:dateUtc="2026-05-15T20:24:00Z">
        <w:r w:rsidR="009B200E" w:rsidRPr="009B200E" w:rsidDel="006E3449">
          <w:delText>that explicitly name</w:delText>
        </w:r>
      </w:del>
      <w:ins w:id="18" w:author="Lewis Hooper" w:date="2026-05-15T16:24:00Z" w16du:dateUtc="2026-05-15T20:24:00Z">
        <w:r w:rsidR="006E3449">
          <w:t xml:space="preserve">with explicit </w:t>
        </w:r>
      </w:ins>
      <w:r w:rsidR="009B200E" w:rsidRPr="009B200E">
        <w:t xml:space="preserve"> </w:t>
      </w:r>
      <w:del w:id="19" w:author="Lewis Hooper" w:date="2026-05-15T16:24:00Z" w16du:dateUtc="2026-05-15T20:24:00Z">
        <w:r w:rsidR="009B200E" w:rsidRPr="009B200E" w:rsidDel="00441FE4">
          <w:delText xml:space="preserve">financial </w:delText>
        </w:r>
        <w:r w:rsidR="009B200E" w:rsidRPr="009B200E" w:rsidDel="006E3449">
          <w:delText>sustainability</w:delText>
        </w:r>
        <w:r w:rsidR="009B200E" w:rsidRPr="009B200E" w:rsidDel="00441FE4">
          <w:delText xml:space="preserve"> as a strategic priority </w:delText>
        </w:r>
      </w:del>
      <w:ins w:id="20" w:author="Lewis Hooper" w:date="2026-05-15T16:24:00Z" w16du:dateUtc="2026-05-15T20:24:00Z">
        <w:r w:rsidR="00441FE4">
          <w:t xml:space="preserve">financial directions, </w:t>
        </w:r>
      </w:ins>
      <w:r w:rsidR="009B200E" w:rsidRPr="009B200E">
        <w:t>perform better on financial measures than those that do not?</w:t>
      </w:r>
    </w:p>
    <w:p w14:paraId="3F86F6F1" w14:textId="77777777" w:rsidR="009B200E" w:rsidRPr="009B200E" w:rsidRDefault="009B200E" w:rsidP="009B200E">
      <w:r w:rsidRPr="009B200E">
        <w:t>The short answer to both questions is no — at least not in any way that the data can reliably detect.</w:t>
      </w:r>
    </w:p>
    <w:p w14:paraId="37BC4D13" w14:textId="77777777" w:rsidR="009B200E" w:rsidRPr="009B200E" w:rsidRDefault="00000000" w:rsidP="009B200E">
      <w:r>
        <w:pict w14:anchorId="56C2F4F5">
          <v:rect id="_x0000_i1026" style="width:0;height:1.5pt" o:hralign="center" o:hrstd="t" o:hr="t" fillcolor="#a0a0a0" stroked="f"/>
        </w:pict>
      </w:r>
    </w:p>
    <w:p w14:paraId="4DE59D5B" w14:textId="77777777" w:rsidR="009B200E" w:rsidRDefault="009B200E" w:rsidP="009B200E">
      <w:pPr>
        <w:rPr>
          <w:ins w:id="21" w:author="Lewis Hooper" w:date="2026-05-15T16:29:00Z" w16du:dateUtc="2026-05-15T20:29:00Z"/>
          <w:b/>
          <w:bCs/>
        </w:rPr>
      </w:pPr>
      <w:r w:rsidRPr="009B200E">
        <w:rPr>
          <w:b/>
          <w:bCs/>
        </w:rPr>
        <w:t>What We Measured</w:t>
      </w:r>
    </w:p>
    <w:p w14:paraId="76B9BBE0" w14:textId="5EEC2992" w:rsidR="002A4DCC" w:rsidRPr="009B200E" w:rsidRDefault="002A4DCC" w:rsidP="009B200E">
      <w:pPr>
        <w:rPr>
          <w:b/>
          <w:bCs/>
        </w:rPr>
      </w:pPr>
      <w:ins w:id="22" w:author="Lewis Hooper" w:date="2026-05-15T16:29:00Z" w16du:dateUtc="2026-05-15T20:29:00Z">
        <w:r>
          <w:t>The first step was to identify and digitize hospital strategies. This was done by downloading strategic plans or strategy statements from 129 hospitals.</w:t>
        </w:r>
        <w:r w:rsidR="00E3022B">
          <w:t xml:space="preserve"> Using an AI</w:t>
        </w:r>
      </w:ins>
      <w:ins w:id="23" w:author="Lewis Hooper" w:date="2026-05-15T16:30:00Z" w16du:dateUtc="2026-05-15T20:30:00Z">
        <w:r w:rsidR="00B90D82">
          <w:t xml:space="preserve"> the strategic direction, description of that direction and any actions steps were extracted from the plans</w:t>
        </w:r>
      </w:ins>
      <w:ins w:id="24" w:author="Lewis Hooper" w:date="2026-05-15T16:31:00Z" w16du:dateUtc="2026-05-15T20:31:00Z">
        <w:r w:rsidR="008776A1">
          <w:t xml:space="preserve"> where possible. There is variation between the thoroughness of plans </w:t>
        </w:r>
        <w:r w:rsidR="00102E9B">
          <w:t xml:space="preserve">and in some cases no </w:t>
        </w:r>
      </w:ins>
      <w:ins w:id="25" w:author="Lewis Hooper" w:date="2026-05-15T16:32:00Z" w16du:dateUtc="2026-05-15T20:32:00Z">
        <w:r w:rsidR="00102E9B">
          <w:t xml:space="preserve">actions were captured and in a few only </w:t>
        </w:r>
        <w:r w:rsidR="00552F9E">
          <w:t>direction statements were captured. The AI was given explicit instructions to only report on</w:t>
        </w:r>
      </w:ins>
      <w:ins w:id="26" w:author="Lewis Hooper" w:date="2026-05-15T16:33:00Z" w16du:dateUtc="2026-05-15T20:33:00Z">
        <w:r w:rsidR="00552F9E">
          <w:t xml:space="preserve"> actual text from the plans. This </w:t>
        </w:r>
        <w:r w:rsidR="003C1748">
          <w:t xml:space="preserve">lowers the risk of hallucinations. The AI was also used to classify the Directions, </w:t>
        </w:r>
        <w:r w:rsidR="00963CB0">
          <w:t xml:space="preserve">into categories, </w:t>
        </w:r>
      </w:ins>
      <w:ins w:id="27" w:author="Lewis Hooper" w:date="2026-05-15T16:34:00Z" w16du:dateUtc="2026-05-15T20:34:00Z">
        <w:r w:rsidR="00963CB0">
          <w:t xml:space="preserve">which included Finance, and other directions.  </w:t>
        </w:r>
        <w:r w:rsidR="008F5FF9">
          <w:t xml:space="preserve">The results were audited, to ensure accuracy. </w:t>
        </w:r>
      </w:ins>
      <w:ins w:id="28" w:author="Lewis Hooper" w:date="2026-05-15T17:50:00Z" w16du:dateUtc="2026-05-15T21:50:00Z">
        <w:r w:rsidR="00FC6BFE">
          <w:t xml:space="preserve">This gives a relatively large data set on Ontario </w:t>
        </w:r>
      </w:ins>
      <w:ins w:id="29" w:author="Lewis Hooper" w:date="2026-05-15T17:51:00Z" w16du:dateUtc="2026-05-15T21:51:00Z">
        <w:r w:rsidR="00536F1B">
          <w:t>Hospital</w:t>
        </w:r>
        <w:r w:rsidR="00FC6BFE">
          <w:t xml:space="preserve"> strategic plans</w:t>
        </w:r>
        <w:r w:rsidR="00536F1B">
          <w:t xml:space="preserve"> </w:t>
        </w:r>
      </w:ins>
    </w:p>
    <w:p w14:paraId="7CD28286" w14:textId="77777777" w:rsidR="009B200E" w:rsidRPr="009B200E" w:rsidRDefault="009B200E" w:rsidP="009B200E">
      <w:r w:rsidRPr="009B200E">
        <w:t>Ontario's Ministry of Health publishes annual financial and operational data for all public hospitals through its Hospital Information Tool. We used this data to construct year-over-year revenue and expense growth rates for 130 Ontario hospitals across six fiscal years from 2019/2020 through 2024/2025.</w:t>
      </w:r>
    </w:p>
    <w:p w14:paraId="32E6400C" w14:textId="7A9E21E8" w:rsidR="009B200E" w:rsidRPr="009B200E" w:rsidRDefault="009B200E" w:rsidP="009B200E">
      <w:r w:rsidRPr="009B200E">
        <w:lastRenderedPageBreak/>
        <w:t xml:space="preserve">Because the sector as a whole moved through two major financial shocks during this period — the COVID-19 emergency funding surge in 2020/2021 and the post-COVID provincial reconciliation period in 2023/2024 — a raw revenue or expense growth figure for any individual hospital is difficult to interpret in isolation. A hospital that grew revenue by 12% in 2020/2021 was not performing unusually well; every hospital in the province received emergency MOH transfers that year. We therefore adjusted each hospital's annual growth rate by subtracting the field median for that year. All results below are expressed as percentage points above or below the sector median — </w:t>
      </w:r>
      <w:ins w:id="30" w:author="Lewis Hooper" w:date="2026-05-15T17:52:00Z" w16du:dateUtc="2026-05-15T21:52:00Z">
        <w:r w:rsidR="003130EF">
          <w:t>For revenue</w:t>
        </w:r>
        <w:r w:rsidR="005109F1">
          <w:t>,</w:t>
        </w:r>
      </w:ins>
      <w:r w:rsidRPr="009B200E">
        <w:t xml:space="preserve">a positive number means the hospital outperformed </w:t>
      </w:r>
      <w:del w:id="31" w:author="Lewis Hooper" w:date="2026-05-15T17:53:00Z" w16du:dateUtc="2026-05-15T21:53:00Z">
        <w:r w:rsidRPr="009B200E" w:rsidDel="0062254E">
          <w:delText>its peers in</w:delText>
        </w:r>
      </w:del>
      <w:ins w:id="32" w:author="Lewis Hooper" w:date="2026-05-15T17:53:00Z" w16du:dateUtc="2026-05-15T21:53:00Z">
        <w:r w:rsidR="0062254E">
          <w:t>the sector in</w:t>
        </w:r>
      </w:ins>
      <w:r w:rsidRPr="009B200E">
        <w:t xml:space="preserve"> that year; a negative number means it underperformed.</w:t>
      </w:r>
      <w:ins w:id="33" w:author="Lewis Hooper" w:date="2026-05-15T17:52:00Z" w16du:dateUtc="2026-05-15T21:52:00Z">
        <w:r w:rsidR="005109F1">
          <w:t xml:space="preserve"> The reverse is true for Expenses, a negative number mea</w:t>
        </w:r>
      </w:ins>
      <w:ins w:id="34" w:author="Lewis Hooper" w:date="2026-05-15T17:53:00Z" w16du:dateUtc="2026-05-15T21:53:00Z">
        <w:r w:rsidR="005109F1">
          <w:t xml:space="preserve">ns the hospitals growth in expenses was less than </w:t>
        </w:r>
        <w:r w:rsidR="0062254E">
          <w:t>the sector, while a positive number means its expenses</w:t>
        </w:r>
      </w:ins>
      <w:ins w:id="35" w:author="Lewis Hooper" w:date="2026-05-15T17:54:00Z" w16du:dateUtc="2026-05-15T21:54:00Z">
        <w:r w:rsidR="0062254E">
          <w:t xml:space="preserve"> grew faster than the sector. </w:t>
        </w:r>
      </w:ins>
    </w:p>
    <w:p w14:paraId="4633DF74" w14:textId="66CF0582" w:rsidR="009B200E" w:rsidRPr="009B200E" w:rsidRDefault="009B200E" w:rsidP="009B200E">
      <w:r w:rsidRPr="009B200E">
        <w:t>We matched these financial trajectories to strategic plan data from HospitalIntelligenceR's strategy workstream</w:t>
      </w:r>
      <w:ins w:id="36" w:author="Lewis Hooper" w:date="2026-05-15T17:54:00Z" w16du:dateUtc="2026-05-15T21:54:00Z">
        <w:r w:rsidR="00503A9D">
          <w:t xml:space="preserve">.  </w:t>
        </w:r>
      </w:ins>
      <w:del w:id="37" w:author="Lewis Hooper" w:date="2026-05-15T17:54:00Z" w16du:dateUtc="2026-05-15T21:54:00Z">
        <w:r w:rsidRPr="009B200E" w:rsidDel="0062254E">
          <w:delText xml:space="preserve">, which has collected and classified strategic plans from 129 Ontario hospitals. </w:delText>
        </w:r>
      </w:del>
      <w:r w:rsidRPr="009B200E">
        <w:t>To ensure that a plan had enough time in place to plausibly influence financial outcomes, we applied a minimum two-year tenure filter: a hospital had to have had its current strategic plan in place for at least two fiscal years to be included in the primary comparison. This produced a primary group of 55 hospitals, with plan adoption years ranging from 2015 to 2023. A further 65 hospitals had plans adopted in 2024 or 2025 and did not yet meet the tenure threshold. Ten hospitals had no recoverable plan.</w:t>
      </w:r>
    </w:p>
    <w:p w14:paraId="4F104FD7" w14:textId="77777777" w:rsidR="009B200E" w:rsidRPr="009B200E" w:rsidRDefault="009B200E" w:rsidP="009B200E">
      <w:r w:rsidRPr="009B200E">
        <w:t>Four hospitals were excluded from all financial calculations as structural outliers — two with anomalous COVID-era provincial funding for transitional care and hospital-at-home programs that inflated their revenue and expense figures beyond any reasonable comparability, and two with capital construction or amalgamation events that similarly distorted the series.</w:t>
      </w:r>
    </w:p>
    <w:p w14:paraId="3FD3B7C2" w14:textId="77777777" w:rsidR="009B200E" w:rsidRPr="009B200E" w:rsidRDefault="00000000" w:rsidP="009B200E">
      <w:r>
        <w:pict w14:anchorId="103C4B66">
          <v:rect id="_x0000_i1027" style="width:0;height:1.5pt" o:hralign="center" o:hrstd="t" o:hr="t" fillcolor="#a0a0a0" stroked="f"/>
        </w:pict>
      </w:r>
    </w:p>
    <w:p w14:paraId="383D6059" w14:textId="77777777" w:rsidR="009B200E" w:rsidRPr="009B200E" w:rsidRDefault="009B200E" w:rsidP="009B200E">
      <w:pPr>
        <w:rPr>
          <w:b/>
          <w:bCs/>
        </w:rPr>
      </w:pPr>
      <w:r w:rsidRPr="009B200E">
        <w:rPr>
          <w:b/>
          <w:bCs/>
        </w:rPr>
        <w:t>Strategic Plans and Financial Trajectories</w:t>
      </w:r>
    </w:p>
    <w:p w14:paraId="25A60C20" w14:textId="77777777" w:rsidR="009B200E" w:rsidRPr="009B200E" w:rsidRDefault="009B200E" w:rsidP="009B200E">
      <w:r w:rsidRPr="009B200E">
        <w:t>Among the 55 hospitals with plans in place long enough to analyze, the median cumulative field-adjusted revenue growth across the full post-plan window was +1.9 percentage points. Cumulative expense growth was +0.4 percentage points. Both figures are slightly above zero, meaning the typical hospital in this group tracked modestly ahead of the sector median on both dimensions over the life of its plan.</w:t>
      </w:r>
    </w:p>
    <w:p w14:paraId="6E2C00A3" w14:textId="77777777" w:rsidR="009B200E" w:rsidRPr="009B200E" w:rsidRDefault="009B200E" w:rsidP="009B200E">
      <w:r w:rsidRPr="009B200E">
        <w:t>Among the 10 hospitals with no recoverable plan, the comparable figures were −1.9 percentage points for revenue and −2.1 percentage points for expense.</w:t>
      </w:r>
    </w:p>
    <w:p w14:paraId="29216554" w14:textId="0FA90C03" w:rsidR="009B200E" w:rsidRPr="009B200E" w:rsidRDefault="009B200E" w:rsidP="009B200E">
      <w:del w:id="38" w:author="Lewis Hooper" w:date="2026-05-16T09:59:00Z" w16du:dateUtc="2026-05-16T13:59:00Z">
        <w:r w:rsidRPr="009B200E" w:rsidDel="008C33E8">
          <w:lastRenderedPageBreak/>
          <w:delText>We want to be careful not to overread this gap.</w:delText>
        </w:r>
      </w:del>
      <w:ins w:id="39" w:author="Lewis Hooper" w:date="2026-05-16T09:59:00Z" w16du:dateUtc="2026-05-16T13:59:00Z">
        <w:r w:rsidR="008C33E8">
          <w:t>However,</w:t>
        </w:r>
      </w:ins>
      <w:r w:rsidRPr="009B200E">
        <w:t xml:space="preserve"> </w:t>
      </w:r>
      <w:del w:id="40" w:author="Lewis Hooper" w:date="2026-05-16T09:59:00Z" w16du:dateUtc="2026-05-16T13:59:00Z">
        <w:r w:rsidRPr="009B200E" w:rsidDel="008C33E8">
          <w:delText>T</w:delText>
        </w:r>
      </w:del>
      <w:ins w:id="41" w:author="Lewis Hooper" w:date="2026-05-16T10:18:00Z" w16du:dateUtc="2026-05-16T14:18:00Z">
        <w:r w:rsidR="006A1B02">
          <w:t>t</w:t>
        </w:r>
      </w:ins>
      <w:r w:rsidRPr="009B200E">
        <w:t xml:space="preserve">he no-plan group is small — ten hospitals with a revenue standard deviation of 15.8 percentage points, which means a 95% confidence interval that runs from roughly −12 to +8 points. A gap of this size could easily reflect the particular composition of hospitals in this group rather than the presence or absence of strategic planning. The no-plan hospitals are also disproportionately </w:t>
      </w:r>
      <w:del w:id="42" w:author="Lewis Hooper" w:date="2026-05-16T10:02:00Z" w16du:dateUtc="2026-05-16T14:02:00Z">
        <w:r w:rsidRPr="009B200E" w:rsidDel="00C335C6">
          <w:delText xml:space="preserve">Community — Large </w:delText>
        </w:r>
      </w:del>
      <w:ins w:id="43" w:author="Lewis Hooper" w:date="2026-05-16T10:02:00Z" w16du:dateUtc="2026-05-16T14:02:00Z">
        <w:r w:rsidR="00C335C6">
          <w:t xml:space="preserve">Large Community </w:t>
        </w:r>
      </w:ins>
      <w:r w:rsidRPr="009B200E">
        <w:t xml:space="preserve">hospitals, a type that showed stronger financial trajectories than </w:t>
      </w:r>
      <w:ins w:id="44" w:author="Lewis Hooper" w:date="2026-05-16T10:02:00Z" w16du:dateUtc="2026-05-16T14:02:00Z">
        <w:r w:rsidR="00C335C6">
          <w:t xml:space="preserve">Small Community </w:t>
        </w:r>
      </w:ins>
      <w:del w:id="45" w:author="Lewis Hooper" w:date="2026-05-16T10:02:00Z" w16du:dateUtc="2026-05-16T14:02:00Z">
        <w:r w:rsidRPr="009B200E" w:rsidDel="00C335C6">
          <w:delText xml:space="preserve">Community — Small </w:delText>
        </w:r>
      </w:del>
      <w:r w:rsidRPr="009B200E">
        <w:t>hospitals across the full dataset. If anything, that composition bias works against the observed gap, meaning the true plan-versus-no-plan difference is likely smaller than the raw numbers suggest.</w:t>
      </w:r>
    </w:p>
    <w:p w14:paraId="01390197" w14:textId="77777777" w:rsidR="009B200E" w:rsidRPr="009B200E" w:rsidRDefault="009B200E" w:rsidP="009B200E">
      <w:r w:rsidRPr="009B200E">
        <w:t>We are also not able to rule out selection effects. Hospitals that are financially healthier may be more able to invest in strategic planning; the causation may run in the opposite direction from what the comparison implies. With ten hospitals in one group, this analysis is best treated as a descriptive baseline rather than a finding about the causal effect of planning.</w:t>
      </w:r>
    </w:p>
    <w:p w14:paraId="02FEA892" w14:textId="77777777" w:rsidR="009B200E" w:rsidRPr="009B200E" w:rsidRDefault="00000000" w:rsidP="009B200E">
      <w:r>
        <w:pict w14:anchorId="74254D36">
          <v:rect id="_x0000_i1028" style="width:0;height:1.5pt" o:hralign="center" o:hrstd="t" o:hr="t" fillcolor="#a0a0a0" stroked="f"/>
        </w:pict>
      </w:r>
    </w:p>
    <w:p w14:paraId="7E958AAE" w14:textId="65279DE8" w:rsidR="009B200E" w:rsidRPr="009B200E" w:rsidRDefault="009B200E" w:rsidP="009B200E">
      <w:pPr>
        <w:rPr>
          <w:b/>
          <w:bCs/>
        </w:rPr>
      </w:pPr>
      <w:r w:rsidRPr="009B200E">
        <w:rPr>
          <w:b/>
          <w:bCs/>
        </w:rPr>
        <w:t xml:space="preserve">Does </w:t>
      </w:r>
      <w:del w:id="46" w:author="Lewis Hooper" w:date="2026-05-15T17:58:00Z" w16du:dateUtc="2026-05-15T21:58:00Z">
        <w:r w:rsidRPr="009B200E" w:rsidDel="001E005C">
          <w:rPr>
            <w:b/>
            <w:bCs/>
          </w:rPr>
          <w:delText>Naming Financial Sustainability as a Strategic Priority Help</w:delText>
        </w:r>
      </w:del>
      <w:ins w:id="47" w:author="Lewis Hooper" w:date="2026-05-15T17:58:00Z" w16du:dateUtc="2026-05-15T21:58:00Z">
        <w:r w:rsidR="001E005C">
          <w:rPr>
            <w:b/>
            <w:bCs/>
          </w:rPr>
          <w:t>a</w:t>
        </w:r>
        <w:r w:rsidR="00934A94">
          <w:rPr>
            <w:b/>
            <w:bCs/>
          </w:rPr>
          <w:t>n identified Financial strategy actually help</w:t>
        </w:r>
      </w:ins>
      <w:r w:rsidRPr="009B200E">
        <w:rPr>
          <w:b/>
          <w:bCs/>
        </w:rPr>
        <w:t>?</w:t>
      </w:r>
    </w:p>
    <w:p w14:paraId="49F62FE7" w14:textId="79AA0BF4" w:rsidR="009B200E" w:rsidRPr="009B200E" w:rsidRDefault="009B200E" w:rsidP="009B200E">
      <w:r w:rsidRPr="009B200E">
        <w:t>Within the 55 with-plan hospitals, 24 — just under half — had at least one strategic direction with a primary theme</w:t>
      </w:r>
      <w:ins w:id="48" w:author="Lewis Hooper" w:date="2026-05-15T18:00:00Z" w16du:dateUtc="2026-05-15T22:00:00Z">
        <w:r w:rsidR="00BE0A01">
          <w:rPr>
            <w:rStyle w:val="FootnoteReference"/>
          </w:rPr>
          <w:footnoteReference w:id="1"/>
        </w:r>
      </w:ins>
      <w:r w:rsidRPr="009B200E">
        <w:t xml:space="preserve"> of financial sustainability. We call this the FIN group. The remaining 31 hospitals addressed financial themes incidentally or not at all at the primary direction level.</w:t>
      </w:r>
    </w:p>
    <w:p w14:paraId="049897CC" w14:textId="77777777" w:rsidR="009B200E" w:rsidRPr="009B200E" w:rsidRDefault="009B200E" w:rsidP="009B200E">
      <w:r w:rsidRPr="009B200E">
        <w:t>The 43% FIN prevalence in this group is consistent with the sector-wide rate from our broader strategy analysis, which found 44% of Ontario hospitals with classifiable plans naming financial sustainability as a primary strategic direction. The 55-hospital planning group is not unusually finance-focused relative to the sector.</w:t>
      </w:r>
    </w:p>
    <w:p w14:paraId="6D042FA5" w14:textId="254F02A7" w:rsidR="009B200E" w:rsidRPr="009B200E" w:rsidRDefault="009B200E" w:rsidP="009B200E">
      <w:r w:rsidRPr="009B200E">
        <w:t xml:space="preserve">On revenue, FIN hospitals averaged +0.5 percentage points of field-adjusted cumulative growth; non-FIN hospitals averaged +1.3 percentage points. The medians are nearly identical: +1.8 and +1.9 points respectively. With standard deviations of 6.5 and 6.9 points, these groups are statistically indistinguishable. </w:t>
      </w:r>
      <w:ins w:id="55" w:author="Lewis Hooper" w:date="2026-05-15T18:05:00Z" w16du:dateUtc="2026-05-15T22:05:00Z">
        <w:r w:rsidR="00B73022">
          <w:t xml:space="preserve">Thus it appears that </w:t>
        </w:r>
        <w:r w:rsidR="004820F0">
          <w:t xml:space="preserve">having a </w:t>
        </w:r>
      </w:ins>
      <w:ins w:id="56" w:author="Lewis Hooper" w:date="2026-05-16T10:04:00Z" w16du:dateUtc="2026-05-16T14:04:00Z">
        <w:r w:rsidR="00C56031">
          <w:t>strategic</w:t>
        </w:r>
      </w:ins>
      <w:ins w:id="57" w:author="Lewis Hooper" w:date="2026-05-15T18:05:00Z" w16du:dateUtc="2026-05-15T22:05:00Z">
        <w:r w:rsidR="004820F0">
          <w:t xml:space="preserve"> direction related to </w:t>
        </w:r>
      </w:ins>
      <w:del w:id="58" w:author="Lewis Hooper" w:date="2026-05-15T18:05:00Z" w16du:dateUtc="2026-05-15T22:05:00Z">
        <w:r w:rsidRPr="009B200E" w:rsidDel="004820F0">
          <w:delText xml:space="preserve">Naming </w:delText>
        </w:r>
      </w:del>
      <w:r w:rsidRPr="009B200E">
        <w:t xml:space="preserve">financial sustainability </w:t>
      </w:r>
      <w:del w:id="59" w:author="Lewis Hooper" w:date="2026-05-15T18:06:00Z" w16du:dateUtc="2026-05-15T22:06:00Z">
        <w:r w:rsidRPr="009B200E" w:rsidDel="004820F0">
          <w:delText xml:space="preserve">as a strategic priority </w:delText>
        </w:r>
      </w:del>
      <w:r w:rsidRPr="009B200E">
        <w:t>does not appear to improve revenue performance relative to peers.</w:t>
      </w:r>
    </w:p>
    <w:p w14:paraId="1A16C7C0" w14:textId="1ABA98B1" w:rsidR="0023212A" w:rsidRDefault="009B200E" w:rsidP="009B200E">
      <w:pPr>
        <w:rPr>
          <w:ins w:id="60" w:author="Lewis Hooper" w:date="2026-05-15T18:08:00Z" w16du:dateUtc="2026-05-15T22:08:00Z"/>
        </w:rPr>
      </w:pPr>
      <w:r w:rsidRPr="009B200E">
        <w:lastRenderedPageBreak/>
        <w:t>The expense results are</w:t>
      </w:r>
      <w:del w:id="61" w:author="Lewis Hooper" w:date="2026-05-16T10:19:00Z" w16du:dateUtc="2026-05-16T14:19:00Z">
        <w:r w:rsidRPr="009B200E" w:rsidDel="006A1B02">
          <w:delText>,</w:delText>
        </w:r>
      </w:del>
      <w:r w:rsidRPr="009B200E">
        <w:t xml:space="preserve"> </w:t>
      </w:r>
      <w:del w:id="62" w:author="Lewis Hooper" w:date="2026-05-15T18:07:00Z" w16du:dateUtc="2026-05-15T22:07:00Z">
        <w:r w:rsidRPr="009B200E" w:rsidDel="00215A98">
          <w:delText xml:space="preserve">if anything, slightly more counterintuitive. </w:delText>
        </w:r>
      </w:del>
      <w:ins w:id="63" w:author="Lewis Hooper" w:date="2026-05-15T18:08:00Z" w16du:dateUtc="2026-05-15T22:08:00Z">
        <w:r w:rsidR="00A9237E">
          <w:t xml:space="preserve">more suggestive of a positive effect. </w:t>
        </w:r>
      </w:ins>
      <w:r w:rsidRPr="009B200E">
        <w:t>FIN hospitals averaged −0.2 percentage points of field-adjusted expense growth — fractionally below the field median. Non-FIN hospitals averaged +0.7 points. The medians reverse the pattern: FIN hospitals +0.5, non-FIN hospitals −0.7</w:t>
      </w:r>
      <w:ins w:id="64" w:author="Lewis Hooper" w:date="2026-05-15T18:08:00Z" w16du:dateUtc="2026-05-15T22:08:00Z">
        <w:r w:rsidR="0023212A">
          <w:t xml:space="preserve"> but in neither </w:t>
        </w:r>
      </w:ins>
      <w:ins w:id="65" w:author="Lewis Hooper" w:date="2026-05-16T10:04:00Z" w16du:dateUtc="2026-05-16T14:04:00Z">
        <w:r w:rsidR="005C36BD">
          <w:t xml:space="preserve">is statistically </w:t>
        </w:r>
      </w:ins>
      <w:ins w:id="66" w:author="Lewis Hooper" w:date="2026-05-16T10:05:00Z" w16du:dateUtc="2026-05-16T14:05:00Z">
        <w:r w:rsidR="00F44096">
          <w:t>significant.</w:t>
        </w:r>
      </w:ins>
      <w:ins w:id="67" w:author="Lewis Hooper" w:date="2026-05-15T18:09:00Z" w16du:dateUtc="2026-05-15T22:09:00Z">
        <w:r w:rsidR="00E37981">
          <w:t xml:space="preserve"> </w:t>
        </w:r>
      </w:ins>
      <w:del w:id="68" w:author="Lewis Hooper" w:date="2026-05-15T18:08:00Z" w16du:dateUtc="2026-05-15T22:08:00Z">
        <w:r w:rsidRPr="009B200E" w:rsidDel="0023212A">
          <w:delText xml:space="preserve">. </w:delText>
        </w:r>
      </w:del>
    </w:p>
    <w:p w14:paraId="54A4B22B" w14:textId="5C038ACE" w:rsidR="009B200E" w:rsidRPr="009B200E" w:rsidDel="006A1B02" w:rsidRDefault="006A1B02" w:rsidP="009B200E">
      <w:pPr>
        <w:rPr>
          <w:del w:id="69" w:author="Lewis Hooper" w:date="2026-05-16T10:16:00Z" w16du:dateUtc="2026-05-16T14:16:00Z"/>
        </w:rPr>
      </w:pPr>
      <w:ins w:id="70" w:author="Lewis Hooper" w:date="2026-05-16T10:16:00Z">
        <w:r w:rsidRPr="006A1B02">
          <w:t>The means show a small directional advantage for FIN hospitals on expense control — growing expenses fractionally slower than the field compared to non-FIN hospitals — but the medians reverse this pattern. Neither difference approaches statistical significance given standard deviations of approximately 6.6 percentage points in both groups</w:t>
        </w:r>
        <w:r w:rsidRPr="006A1B02" w:rsidDel="006A1B02">
          <w:t xml:space="preserve"> </w:t>
        </w:r>
      </w:ins>
      <w:del w:id="71" w:author="Lewis Hooper" w:date="2026-05-16T10:16:00Z" w16du:dateUtc="2026-05-16T14:16:00Z">
        <w:r w:rsidR="009B200E" w:rsidRPr="009B200E" w:rsidDel="006A1B02">
          <w:delText xml:space="preserve">Neither the means nor the medians, across either metric, show a pattern consistent with FIN-designated hospitals controlling their cost base more effectively than their non-FIN </w:delText>
        </w:r>
      </w:del>
      <w:del w:id="72" w:author="Lewis Hooper" w:date="2026-05-16T10:05:00Z" w16du:dateUtc="2026-05-16T14:05:00Z">
        <w:r w:rsidR="009B200E" w:rsidRPr="009B200E" w:rsidDel="00F44096">
          <w:delText>peers</w:delText>
        </w:r>
      </w:del>
      <w:del w:id="73" w:author="Lewis Hooper" w:date="2026-05-16T10:16:00Z" w16du:dateUtc="2026-05-16T14:16:00Z">
        <w:r w:rsidR="009B200E" w:rsidRPr="009B200E" w:rsidDel="006A1B02">
          <w:delText>. Explicitly committing to financial sustainability in a strategic plan does not produce detectable expense discipline relative to the field.</w:delText>
        </w:r>
      </w:del>
    </w:p>
    <w:p w14:paraId="4D5404BF" w14:textId="77777777" w:rsidR="009B200E" w:rsidRPr="009B200E" w:rsidRDefault="00000000" w:rsidP="009B200E">
      <w:r>
        <w:pict w14:anchorId="5610038E">
          <v:rect id="_x0000_i1029" style="width:0;height:1.5pt" o:hralign="center" o:hrstd="t" o:hr="t" fillcolor="#a0a0a0" stroked="f"/>
        </w:pict>
      </w:r>
    </w:p>
    <w:p w14:paraId="2B46E728" w14:textId="77777777" w:rsidR="009B200E" w:rsidRPr="009B200E" w:rsidRDefault="009B200E" w:rsidP="009B200E">
      <w:pPr>
        <w:rPr>
          <w:b/>
          <w:bCs/>
        </w:rPr>
      </w:pPr>
      <w:r w:rsidRPr="009B200E">
        <w:rPr>
          <w:b/>
          <w:bCs/>
        </w:rPr>
        <w:t>The Trajectory Picture</w:t>
      </w:r>
    </w:p>
    <w:p w14:paraId="5A1EC637" w14:textId="77777777" w:rsidR="009B200E" w:rsidRPr="009B200E" w:rsidRDefault="009B200E" w:rsidP="009B200E">
      <w:r w:rsidRPr="009B200E">
        <w:t>Aggregated summary statistics — means and medians — compress a great deal of hospital-level variation. We therefore plotted the year-by-year field-adjusted trajectories for all 55 with-plan hospitals, aligned to years since plan initiation rather than calendar year. This alignment is intentional: a hospital that adopted its plan in 2016 and one that adopted in 2022 both start at position zero on the x-axis, making their post-plan trajectories directly comparable regardless of what was happening in the broader sector at the time.</w:t>
      </w:r>
    </w:p>
    <w:p w14:paraId="69A72044" w14:textId="77777777" w:rsidR="009B200E" w:rsidRPr="009B200E" w:rsidRDefault="009B200E" w:rsidP="009B200E">
      <w:r w:rsidRPr="009B200E">
        <w:t>What the resulting graph shows is a wide fan of individual hospital experiences. Most hospitals in most years are within roughly five percentage points of the field median on both revenue and expense. The group median line — the orange trace running through the centre of the bundle — sits close to zero across the first two post-plan years, when all 55 hospitals are represented. After year two, the number of hospitals in the comparison declines as shorter-tenured plans drop out of the window, and the median line becomes less representative of the group as a whole.</w:t>
      </w:r>
    </w:p>
    <w:p w14:paraId="4B8DCD4F" w14:textId="0F427F12" w:rsidR="009B200E" w:rsidRDefault="009B200E" w:rsidP="009B200E">
      <w:pPr>
        <w:rPr>
          <w:ins w:id="74" w:author="Lewis Hooper" w:date="2026-05-15T18:12:00Z" w16du:dateUtc="2026-05-15T22:12:00Z"/>
        </w:rPr>
      </w:pPr>
      <w:del w:id="75" w:author="Lewis Hooper" w:date="2026-05-16T10:07:00Z" w16du:dateUtc="2026-05-16T14:07:00Z">
        <w:r w:rsidRPr="009B200E" w:rsidDel="00605E65">
          <w:delText xml:space="preserve">The fan does not converge over time. </w:delText>
        </w:r>
      </w:del>
      <w:r w:rsidRPr="009B200E">
        <w:t>Hospitals that outperform in year one do not systematically outperform in year two, and hospitals that underperform early do not systematically recover. The individual lines cross freely throughout the window. This is the visual signature of noise, not of a systematic plan effect.</w:t>
      </w:r>
    </w:p>
    <w:p w14:paraId="07FB9C23" w14:textId="0508D494" w:rsidR="00EA25B9" w:rsidRPr="009B200E" w:rsidRDefault="00EA25B9" w:rsidP="009B200E">
      <w:ins w:id="76" w:author="Lewis Hooper" w:date="2026-05-15T18:13:00Z" w16du:dateUtc="2026-05-15T22:13:00Z">
        <w:r>
          <w:rPr>
            <w:noProof/>
          </w:rPr>
          <w:lastRenderedPageBreak/>
          <w:drawing>
            <wp:inline distT="0" distB="0" distL="0" distR="0" wp14:anchorId="3ECFD8A7" wp14:editId="4AC9FFB4">
              <wp:extent cx="5943600" cy="6792595"/>
              <wp:effectExtent l="0" t="0" r="0" b="8255"/>
              <wp:docPr id="14372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1172" name="Picture 1437211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ins>
    </w:p>
    <w:p w14:paraId="1A0A2C2A" w14:textId="77777777" w:rsidR="009B200E" w:rsidRPr="009B200E" w:rsidRDefault="00000000" w:rsidP="009B200E">
      <w:r>
        <w:pict w14:anchorId="3F655100">
          <v:rect id="_x0000_i1030" style="width:0;height:1.5pt" o:hralign="center" o:hrstd="t" o:hr="t" fillcolor="#a0a0a0" stroked="f"/>
        </w:pict>
      </w:r>
    </w:p>
    <w:p w14:paraId="134D0048" w14:textId="77777777" w:rsidR="009B200E" w:rsidRPr="009B200E" w:rsidRDefault="009B200E" w:rsidP="009B200E">
      <w:pPr>
        <w:rPr>
          <w:b/>
          <w:bCs/>
        </w:rPr>
      </w:pPr>
      <w:r w:rsidRPr="009B200E">
        <w:rPr>
          <w:b/>
          <w:bCs/>
        </w:rPr>
        <w:t>What This Means</w:t>
      </w:r>
    </w:p>
    <w:p w14:paraId="0C108667" w14:textId="77777777" w:rsidR="009B200E" w:rsidRPr="009B200E" w:rsidRDefault="009B200E" w:rsidP="009B200E">
      <w:r w:rsidRPr="009B200E">
        <w:t xml:space="preserve">The absence of a detectable plan effect is itself a meaningful finding, and it is consistent with what we found in an earlier analysis of Ontario hospital financial trajectories more broadly. Hospitals in this province operate under shared regulatory constraints, common </w:t>
      </w:r>
      <w:r w:rsidRPr="009B200E">
        <w:lastRenderedPageBreak/>
        <w:t>funding mechanisms, and substantially similar operational pressures. The sector median is not a passive reference line — it is an active gravitational force that pulls hospital finances toward common ground year after year. Individual hospital choices, including the strategic choices formalized in plans, operate within that constraint rather than above it.</w:t>
      </w:r>
    </w:p>
    <w:p w14:paraId="7100D264" w14:textId="77777777" w:rsidR="009B200E" w:rsidRPr="009B200E" w:rsidRDefault="009B200E" w:rsidP="009B200E">
      <w:r w:rsidRPr="009B200E">
        <w:t>This does not mean strategic planning is without value. Plans may drive accountability, align boards and management, and structure organizational decision-making in ways that are not visible in annual revenue and expense trajectories. A hospital that enters a period of capital investment or organizational restructuring may absorb short-term financial pressure deliberately — outcomes that would appear as underperformance in this framework are in fact planned strategic moves. The data does not distinguish between these scenarios.</w:t>
      </w:r>
    </w:p>
    <w:p w14:paraId="47943047" w14:textId="77777777" w:rsidR="009B200E" w:rsidRPr="009B200E" w:rsidRDefault="009B200E" w:rsidP="009B200E">
      <w:r w:rsidRPr="009B200E">
        <w:t>What the data does say is that hospitals should not expect their strategic plan's financial emphasis to show up reliably in MOH-reported revenue and expense figures. If a board is using financial trajectory relative to peers as the primary signal of whether its strategic plan is working, it is likely reading from the wrong instrument.</w:t>
      </w:r>
    </w:p>
    <w:p w14:paraId="1B0CE7A4" w14:textId="77777777" w:rsidR="009B200E" w:rsidRPr="009B200E" w:rsidRDefault="00000000" w:rsidP="009B200E">
      <w:r>
        <w:pict w14:anchorId="2CE154DA">
          <v:rect id="_x0000_i1031" style="width:0;height:1.5pt" o:hralign="center" o:hrstd="t" o:hr="t" fillcolor="#a0a0a0" stroked="f"/>
        </w:pict>
      </w:r>
    </w:p>
    <w:p w14:paraId="591F3BDE" w14:textId="77777777" w:rsidR="009B200E" w:rsidRPr="009B200E" w:rsidRDefault="009B200E" w:rsidP="009B200E">
      <w:pPr>
        <w:rPr>
          <w:b/>
          <w:bCs/>
        </w:rPr>
      </w:pPr>
      <w:r w:rsidRPr="009B200E">
        <w:rPr>
          <w:b/>
          <w:bCs/>
        </w:rPr>
        <w:t>Implications for Boards and CEOs</w:t>
      </w:r>
    </w:p>
    <w:p w14:paraId="1E48A3D2" w14:textId="2321CF1E" w:rsidR="009B200E" w:rsidRPr="009B200E" w:rsidRDefault="009B200E" w:rsidP="009B200E">
      <w:r w:rsidRPr="009B200E">
        <w:t>Boards</w:t>
      </w:r>
      <w:ins w:id="77" w:author="Lewis Hooper" w:date="2026-05-16T09:57:00Z" w16du:dateUtc="2026-05-16T13:57:00Z">
        <w:r w:rsidR="002E3D96">
          <w:t xml:space="preserve">, </w:t>
        </w:r>
      </w:ins>
      <w:del w:id="78" w:author="Lewis Hooper" w:date="2026-05-16T09:57:00Z" w16du:dateUtc="2026-05-16T13:57:00Z">
        <w:r w:rsidRPr="009B200E" w:rsidDel="002E3D96">
          <w:delText xml:space="preserve"> and </w:delText>
        </w:r>
      </w:del>
      <w:r w:rsidRPr="009B200E">
        <w:t xml:space="preserve">executive teams </w:t>
      </w:r>
      <w:ins w:id="79" w:author="Lewis Hooper" w:date="2026-05-16T09:57:00Z" w16du:dateUtc="2026-05-16T13:57:00Z">
        <w:r w:rsidR="0038681D">
          <w:t xml:space="preserve">and staff </w:t>
        </w:r>
      </w:ins>
      <w:r w:rsidRPr="009B200E">
        <w:t>invest significant resources in strategic planning cycles. That investment may be well spent — but the return on it is not likely to be visible in year-over-year financial performance relative to the sector. If the goal of naming Financial Sustainability as a strategic priority is to produce measurably better financial outcomes than peer hospitals, the evidence does not support that expectation.</w:t>
      </w:r>
    </w:p>
    <w:p w14:paraId="63C15F8B" w14:textId="23F70E22" w:rsidR="009B200E" w:rsidRPr="009B200E" w:rsidRDefault="009B200E" w:rsidP="009B200E">
      <w:r w:rsidRPr="009B200E">
        <w:t>CEOs and Board Chairs whose organizations are below the field median on revenue or expense should be cautious about attributing that position to an inadequate strategic plan, or expecting that a stronger</w:t>
      </w:r>
      <w:ins w:id="80" w:author="Lewis Hooper" w:date="2026-05-16T10:08:00Z" w16du:dateUtc="2026-05-16T14:08:00Z">
        <w:r w:rsidR="005F7FC4">
          <w:t>, more detailed</w:t>
        </w:r>
      </w:ins>
      <w:del w:id="81" w:author="Lewis Hooper" w:date="2026-05-16T10:08:00Z" w16du:dateUtc="2026-05-16T14:08:00Z">
        <w:r w:rsidRPr="009B200E" w:rsidDel="005F7FC4">
          <w:delText xml:space="preserve"> plan</w:delText>
        </w:r>
      </w:del>
      <w:r w:rsidRPr="009B200E">
        <w:t xml:space="preserve"> emphasis on financial sustainability will close the gap. The field median is a powerful anchor, and most hospitals track close to it regardless of what their strategic plans say.</w:t>
      </w:r>
    </w:p>
    <w:p w14:paraId="0C7B3070" w14:textId="77777777" w:rsidR="009B200E" w:rsidRPr="009B200E" w:rsidRDefault="009B200E" w:rsidP="009B200E">
      <w:r w:rsidRPr="009B200E">
        <w:t>The more useful question for boards may not be whether their hospital's financial trajectory differs from peers, but why. That question requires a different kind of analysis — one that looks at case-specific context, capital cycles, and service mix changes rather than at aggregate trajectory comparisons. The strategic plan may be the right starting point for that conversation, but the MOH financial series is the wrong ending point.</w:t>
      </w:r>
    </w:p>
    <w:p w14:paraId="6CFE0377" w14:textId="77777777" w:rsidR="009B200E" w:rsidRPr="009B200E" w:rsidRDefault="00000000" w:rsidP="009B200E">
      <w:r>
        <w:pict w14:anchorId="5B80FF98">
          <v:rect id="_x0000_i1032" style="width:0;height:1.5pt" o:hralign="center" o:hrstd="t" o:hr="t" fillcolor="#a0a0a0" stroked="f"/>
        </w:pict>
      </w:r>
    </w:p>
    <w:p w14:paraId="67D7D0B5" w14:textId="77777777" w:rsidR="009B200E" w:rsidRPr="009B200E" w:rsidRDefault="009B200E" w:rsidP="009B200E">
      <w:pPr>
        <w:rPr>
          <w:b/>
          <w:bCs/>
        </w:rPr>
      </w:pPr>
      <w:r w:rsidRPr="009B200E">
        <w:rPr>
          <w:b/>
          <w:bCs/>
        </w:rPr>
        <w:t>Data and Methods Note</w:t>
      </w:r>
    </w:p>
    <w:p w14:paraId="5D6E9FEC" w14:textId="77777777" w:rsidR="009B200E" w:rsidRPr="009B200E" w:rsidRDefault="009B200E" w:rsidP="009B200E">
      <w:r w:rsidRPr="009B200E">
        <w:lastRenderedPageBreak/>
        <w:t>Financial data: Ontario Ministry of Health Hospital Information Tool, fiscal years 2019/2020 through 2024/2025. Indicators used: total MOH revenue (ind01 + ind02), total patient services expenses (ind05 + ind06). Year-over-year changes computed from the annual series; field-adjusted by subtracting the annual sector median across all 130 in-scope hospitals before plan-group or FIN-group splits are applied. Structural outliers excluded before field median calculation.</w:t>
      </w:r>
    </w:p>
    <w:p w14:paraId="77F9F759" w14:textId="77777777" w:rsidR="009B200E" w:rsidRPr="009B200E" w:rsidRDefault="009B200E" w:rsidP="009B200E">
      <w:r w:rsidRPr="009B200E">
        <w:t>Strategic plan data: HospitalIntelligenceR strategy extraction workstream, 576 directions across 129 hospitals. FIN classification uses primary theme assignment only; a hospital with FIN as a secondary theme only is counted in the non-FIN group. Plan tenure filter: ≥2 fiscal years of HIT data available from the first post-plan year. Hospitals with plan adoption years of 2024 or later do not meet this threshold and are excluded from Tables HIT-03a through HIT-03d. One merged entity (FAC 983 Huron Perth Healthcare Alliance) is absent from HIT data under its consolidated FAC code and is excluded from all financial trajectory analysis.</w:t>
      </w:r>
    </w:p>
    <w:p w14:paraId="4B9310A3" w14:textId="77777777" w:rsidR="009B200E" w:rsidRPr="009B200E" w:rsidRDefault="009B200E" w:rsidP="009B200E">
      <w:r w:rsidRPr="009B200E">
        <w:rPr>
          <w:i/>
          <w:iCs/>
        </w:rPr>
        <w:t>HospitalIntelligenceR HIT Analytics Workstream | May 2026</w:t>
      </w:r>
    </w:p>
    <w:p w14:paraId="308D02C6" w14:textId="77777777" w:rsidR="00C345BF" w:rsidRDefault="00C345BF"/>
    <w:sectPr w:rsidR="00C345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97A0" w14:textId="77777777" w:rsidR="00F13FB4" w:rsidRDefault="00F13FB4" w:rsidP="00BE0A01">
      <w:pPr>
        <w:spacing w:after="0" w:line="240" w:lineRule="auto"/>
      </w:pPr>
      <w:r>
        <w:separator/>
      </w:r>
    </w:p>
  </w:endnote>
  <w:endnote w:type="continuationSeparator" w:id="0">
    <w:p w14:paraId="4C8F67F8" w14:textId="77777777" w:rsidR="00F13FB4" w:rsidRDefault="00F13FB4" w:rsidP="00BE0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57936" w14:textId="77777777" w:rsidR="00F13FB4" w:rsidRDefault="00F13FB4" w:rsidP="00BE0A01">
      <w:pPr>
        <w:spacing w:after="0" w:line="240" w:lineRule="auto"/>
      </w:pPr>
      <w:r>
        <w:separator/>
      </w:r>
    </w:p>
  </w:footnote>
  <w:footnote w:type="continuationSeparator" w:id="0">
    <w:p w14:paraId="0EE50306" w14:textId="77777777" w:rsidR="00F13FB4" w:rsidRDefault="00F13FB4" w:rsidP="00BE0A01">
      <w:pPr>
        <w:spacing w:after="0" w:line="240" w:lineRule="auto"/>
      </w:pPr>
      <w:r>
        <w:continuationSeparator/>
      </w:r>
    </w:p>
  </w:footnote>
  <w:footnote w:id="1">
    <w:p w14:paraId="0B997B8A" w14:textId="11FE1FB0" w:rsidR="00BE0A01" w:rsidRDefault="00BE0A01">
      <w:pPr>
        <w:pStyle w:val="FootnoteText"/>
      </w:pPr>
      <w:ins w:id="49" w:author="Lewis Hooper" w:date="2026-05-15T18:00:00Z" w16du:dateUtc="2026-05-15T22:00:00Z">
        <w:r>
          <w:rPr>
            <w:rStyle w:val="FootnoteReference"/>
          </w:rPr>
          <w:footnoteRef/>
        </w:r>
        <w:r>
          <w:t xml:space="preserve"> </w:t>
        </w:r>
        <w:r w:rsidR="00DF7203">
          <w:t xml:space="preserve">Individual strategic directions </w:t>
        </w:r>
      </w:ins>
      <w:ins w:id="50" w:author="Lewis Hooper" w:date="2026-05-15T18:01:00Z" w16du:dateUtc="2026-05-15T22:01:00Z">
        <w:r w:rsidR="00BF6789">
          <w:t xml:space="preserve">sometimes cover more than one </w:t>
        </w:r>
      </w:ins>
      <w:ins w:id="51" w:author="Lewis Hooper" w:date="2026-05-15T18:02:00Z" w16du:dateUtc="2026-05-15T22:02:00Z">
        <w:r w:rsidR="00BF6789">
          <w:t xml:space="preserve">topic, </w:t>
        </w:r>
        <w:r w:rsidR="00C95718">
          <w:t xml:space="preserve">and it those cases the direction was assigned a primary and secondary topic.  </w:t>
        </w:r>
        <w:r w:rsidR="00C66FEA">
          <w:t>The primary topic, was identified by th</w:t>
        </w:r>
      </w:ins>
      <w:ins w:id="52" w:author="Lewis Hooper" w:date="2026-05-15T18:03:00Z" w16du:dateUtc="2026-05-15T22:03:00Z">
        <w:r w:rsidR="00C66FEA">
          <w:t xml:space="preserve">e AI and audited to </w:t>
        </w:r>
        <w:r w:rsidR="004E6DBF">
          <w:t>ensure accuracy. However</w:t>
        </w:r>
      </w:ins>
      <w:ins w:id="53" w:author="Lewis Hooper" w:date="2026-05-16T10:03:00Z" w16du:dateUtc="2026-05-16T14:03:00Z">
        <w:r w:rsidR="009E66C0">
          <w:t xml:space="preserve">, and as noted, </w:t>
        </w:r>
      </w:ins>
      <w:ins w:id="54" w:author="Lewis Hooper" w:date="2026-05-15T18:03:00Z" w16du:dateUtc="2026-05-15T22:03:00Z">
        <w:r w:rsidR="004E6DBF">
          <w:t xml:space="preserve">this does introduce some subjectivity. </w:t>
        </w:r>
      </w:ins>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wis Hooper">
    <w15:presenceInfo w15:providerId="Windows Live" w15:userId="db4928741cc6af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962"/>
    <w:rsid w:val="000977DB"/>
    <w:rsid w:val="00102E9B"/>
    <w:rsid w:val="001526AE"/>
    <w:rsid w:val="001E005C"/>
    <w:rsid w:val="00215A98"/>
    <w:rsid w:val="0023212A"/>
    <w:rsid w:val="002A4DCC"/>
    <w:rsid w:val="002E3D96"/>
    <w:rsid w:val="003130EF"/>
    <w:rsid w:val="0038681D"/>
    <w:rsid w:val="003C1748"/>
    <w:rsid w:val="004001C3"/>
    <w:rsid w:val="00400486"/>
    <w:rsid w:val="004238DE"/>
    <w:rsid w:val="00441FE4"/>
    <w:rsid w:val="0047756D"/>
    <w:rsid w:val="004820F0"/>
    <w:rsid w:val="00484AC6"/>
    <w:rsid w:val="004859EE"/>
    <w:rsid w:val="004E6DBF"/>
    <w:rsid w:val="00503A9D"/>
    <w:rsid w:val="005109F1"/>
    <w:rsid w:val="00536F1B"/>
    <w:rsid w:val="00552F9E"/>
    <w:rsid w:val="005C36BD"/>
    <w:rsid w:val="005F74D5"/>
    <w:rsid w:val="005F7B31"/>
    <w:rsid w:val="005F7FC4"/>
    <w:rsid w:val="00605E65"/>
    <w:rsid w:val="0062254E"/>
    <w:rsid w:val="006A1B02"/>
    <w:rsid w:val="006E3449"/>
    <w:rsid w:val="00754857"/>
    <w:rsid w:val="008776A1"/>
    <w:rsid w:val="008C33E8"/>
    <w:rsid w:val="008F5FF9"/>
    <w:rsid w:val="00934A94"/>
    <w:rsid w:val="00943962"/>
    <w:rsid w:val="00963CB0"/>
    <w:rsid w:val="009B200E"/>
    <w:rsid w:val="009E66C0"/>
    <w:rsid w:val="00A11504"/>
    <w:rsid w:val="00A86030"/>
    <w:rsid w:val="00A9237E"/>
    <w:rsid w:val="00B73022"/>
    <w:rsid w:val="00B90D82"/>
    <w:rsid w:val="00BE0A01"/>
    <w:rsid w:val="00BE6C95"/>
    <w:rsid w:val="00BF6789"/>
    <w:rsid w:val="00C335C6"/>
    <w:rsid w:val="00C345BF"/>
    <w:rsid w:val="00C56031"/>
    <w:rsid w:val="00C66FEA"/>
    <w:rsid w:val="00C95718"/>
    <w:rsid w:val="00D30812"/>
    <w:rsid w:val="00D3697D"/>
    <w:rsid w:val="00DB4AD4"/>
    <w:rsid w:val="00DF22A4"/>
    <w:rsid w:val="00DF7203"/>
    <w:rsid w:val="00E3022B"/>
    <w:rsid w:val="00E37981"/>
    <w:rsid w:val="00E53426"/>
    <w:rsid w:val="00EA25B9"/>
    <w:rsid w:val="00F13FB4"/>
    <w:rsid w:val="00F44096"/>
    <w:rsid w:val="00FC6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607C1"/>
  <w15:chartTrackingRefBased/>
  <w15:docId w15:val="{4E488B99-04AD-4D32-903D-F83738F4E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962"/>
    <w:rPr>
      <w:rFonts w:eastAsiaTheme="majorEastAsia" w:cstheme="majorBidi"/>
      <w:color w:val="272727" w:themeColor="text1" w:themeTint="D8"/>
    </w:rPr>
  </w:style>
  <w:style w:type="paragraph" w:styleId="Title">
    <w:name w:val="Title"/>
    <w:basedOn w:val="Normal"/>
    <w:next w:val="Normal"/>
    <w:link w:val="TitleChar"/>
    <w:uiPriority w:val="10"/>
    <w:qFormat/>
    <w:rsid w:val="00943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962"/>
    <w:pPr>
      <w:spacing w:before="160"/>
      <w:jc w:val="center"/>
    </w:pPr>
    <w:rPr>
      <w:i/>
      <w:iCs/>
      <w:color w:val="404040" w:themeColor="text1" w:themeTint="BF"/>
    </w:rPr>
  </w:style>
  <w:style w:type="character" w:customStyle="1" w:styleId="QuoteChar">
    <w:name w:val="Quote Char"/>
    <w:basedOn w:val="DefaultParagraphFont"/>
    <w:link w:val="Quote"/>
    <w:uiPriority w:val="29"/>
    <w:rsid w:val="00943962"/>
    <w:rPr>
      <w:i/>
      <w:iCs/>
      <w:color w:val="404040" w:themeColor="text1" w:themeTint="BF"/>
    </w:rPr>
  </w:style>
  <w:style w:type="paragraph" w:styleId="ListParagraph">
    <w:name w:val="List Paragraph"/>
    <w:basedOn w:val="Normal"/>
    <w:uiPriority w:val="34"/>
    <w:qFormat/>
    <w:rsid w:val="00943962"/>
    <w:pPr>
      <w:ind w:left="720"/>
      <w:contextualSpacing/>
    </w:pPr>
  </w:style>
  <w:style w:type="character" w:styleId="IntenseEmphasis">
    <w:name w:val="Intense Emphasis"/>
    <w:basedOn w:val="DefaultParagraphFont"/>
    <w:uiPriority w:val="21"/>
    <w:qFormat/>
    <w:rsid w:val="00943962"/>
    <w:rPr>
      <w:i/>
      <w:iCs/>
      <w:color w:val="0F4761" w:themeColor="accent1" w:themeShade="BF"/>
    </w:rPr>
  </w:style>
  <w:style w:type="paragraph" w:styleId="IntenseQuote">
    <w:name w:val="Intense Quote"/>
    <w:basedOn w:val="Normal"/>
    <w:next w:val="Normal"/>
    <w:link w:val="IntenseQuoteChar"/>
    <w:uiPriority w:val="30"/>
    <w:qFormat/>
    <w:rsid w:val="00943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962"/>
    <w:rPr>
      <w:i/>
      <w:iCs/>
      <w:color w:val="0F4761" w:themeColor="accent1" w:themeShade="BF"/>
    </w:rPr>
  </w:style>
  <w:style w:type="character" w:styleId="IntenseReference">
    <w:name w:val="Intense Reference"/>
    <w:basedOn w:val="DefaultParagraphFont"/>
    <w:uiPriority w:val="32"/>
    <w:qFormat/>
    <w:rsid w:val="00943962"/>
    <w:rPr>
      <w:b/>
      <w:bCs/>
      <w:smallCaps/>
      <w:color w:val="0F4761" w:themeColor="accent1" w:themeShade="BF"/>
      <w:spacing w:val="5"/>
    </w:rPr>
  </w:style>
  <w:style w:type="paragraph" w:styleId="Revision">
    <w:name w:val="Revision"/>
    <w:hidden/>
    <w:uiPriority w:val="99"/>
    <w:semiHidden/>
    <w:rsid w:val="005F7B31"/>
    <w:pPr>
      <w:spacing w:after="0" w:line="240" w:lineRule="auto"/>
    </w:pPr>
  </w:style>
  <w:style w:type="paragraph" w:styleId="FootnoteText">
    <w:name w:val="footnote text"/>
    <w:basedOn w:val="Normal"/>
    <w:link w:val="FootnoteTextChar"/>
    <w:uiPriority w:val="99"/>
    <w:semiHidden/>
    <w:unhideWhenUsed/>
    <w:rsid w:val="00BE0A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0A01"/>
    <w:rPr>
      <w:sz w:val="20"/>
      <w:szCs w:val="20"/>
    </w:rPr>
  </w:style>
  <w:style w:type="character" w:styleId="FootnoteReference">
    <w:name w:val="footnote reference"/>
    <w:basedOn w:val="DefaultParagraphFont"/>
    <w:uiPriority w:val="99"/>
    <w:semiHidden/>
    <w:unhideWhenUsed/>
    <w:rsid w:val="00BE0A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2091</Words>
  <Characters>11794</Characters>
  <Application>Microsoft Office Word</Application>
  <DocSecurity>0</DocSecurity>
  <Lines>187</Lines>
  <Paragraphs>48</Paragraphs>
  <ScaleCrop>false</ScaleCrop>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Hooper</dc:creator>
  <cp:keywords/>
  <dc:description/>
  <cp:lastModifiedBy>Lewis Hooper</cp:lastModifiedBy>
  <cp:revision>3</cp:revision>
  <dcterms:created xsi:type="dcterms:W3CDTF">2026-05-16T14:11:00Z</dcterms:created>
  <dcterms:modified xsi:type="dcterms:W3CDTF">2026-05-16T14:19:00Z</dcterms:modified>
</cp:coreProperties>
</file>