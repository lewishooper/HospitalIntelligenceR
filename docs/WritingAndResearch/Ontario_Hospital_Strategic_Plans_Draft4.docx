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3AB5" w14:textId="77777777" w:rsidR="00926123" w:rsidRDefault="00000000">
      <w:pPr>
        <w:spacing w:before="440" w:after="80"/>
        <w:jc w:val="center"/>
      </w:pPr>
      <w:r>
        <w:rPr>
          <w:b/>
          <w:bCs/>
          <w:color w:val="1F3864"/>
          <w:sz w:val="52"/>
          <w:szCs w:val="52"/>
        </w:rPr>
        <w:t>ONTARIO HOSPITAL STRATEGIC PLANS</w:t>
      </w:r>
    </w:p>
    <w:p w14:paraId="61A104C6" w14:textId="77777777" w:rsidR="00926123" w:rsidRDefault="00000000">
      <w:pPr>
        <w:spacing w:after="80"/>
        <w:jc w:val="center"/>
      </w:pPr>
      <w:r>
        <w:rPr>
          <w:color w:val="2E75B6"/>
          <w:sz w:val="36"/>
          <w:szCs w:val="36"/>
        </w:rPr>
        <w:t>What 119 Hospitals Are Focused On</w:t>
      </w:r>
    </w:p>
    <w:p w14:paraId="794103A8" w14:textId="77777777" w:rsidR="00926123" w:rsidRDefault="00000000">
      <w:pPr>
        <w:spacing w:after="80"/>
        <w:jc w:val="center"/>
      </w:pPr>
      <w:r>
        <w:rPr>
          <w:i/>
          <w:iCs/>
          <w:color w:val="5D6D7E"/>
          <w:sz w:val="24"/>
          <w:szCs w:val="24"/>
        </w:rPr>
        <w:t>A Sector-Wide Analysis Using AI-Assisted Data Collection</w:t>
      </w:r>
    </w:p>
    <w:p w14:paraId="4E363B2B" w14:textId="77777777" w:rsidR="00926123" w:rsidRDefault="00000000">
      <w:pPr>
        <w:spacing w:after="360"/>
        <w:jc w:val="center"/>
      </w:pPr>
      <w:r>
        <w:rPr>
          <w:color w:val="5D6D7E"/>
          <w:sz w:val="20"/>
          <w:szCs w:val="20"/>
        </w:rPr>
        <w:t>HospitalIntelligenceR  |  Ontario, Canada  |  May 2026</w:t>
      </w:r>
    </w:p>
    <w:p w14:paraId="1188B345" w14:textId="77777777" w:rsidR="00926123" w:rsidRDefault="00926123">
      <w:pPr>
        <w:pBdr>
          <w:bottom w:val="single" w:sz="8" w:space="1" w:color="1F3864"/>
        </w:pBdr>
        <w:spacing w:before="240" w:after="240"/>
      </w:pPr>
    </w:p>
    <w:p w14:paraId="44521EF4" w14:textId="77777777" w:rsidR="00926123" w:rsidRDefault="00926123">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926123" w14:paraId="74776A19"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1D7A5C05" w14:textId="010F348A" w:rsidR="00926123" w:rsidRDefault="00000000">
            <w:pPr>
              <w:spacing w:after="40"/>
              <w:jc w:val="center"/>
            </w:pPr>
            <w:del w:id="0" w:author="Lewis Hooper" w:date="2026-05-21T11:51:00Z" w16du:dateUtc="2026-05-21T15:51:00Z">
              <w:r w:rsidDel="0069074B">
                <w:rPr>
                  <w:b/>
                  <w:bCs/>
                  <w:color w:val="1F3864"/>
                  <w:sz w:val="56"/>
                  <w:szCs w:val="56"/>
                </w:rPr>
                <w:delText>119</w:delText>
              </w:r>
            </w:del>
            <w:ins w:id="1" w:author="Lewis Hooper" w:date="2026-05-21T11:51:00Z" w16du:dateUtc="2026-05-21T15:51:00Z">
              <w:r w:rsidR="0069074B">
                <w:rPr>
                  <w:b/>
                  <w:bCs/>
                  <w:color w:val="1F3864"/>
                  <w:sz w:val="56"/>
                  <w:szCs w:val="56"/>
                </w:rPr>
                <w:t>1</w:t>
              </w:r>
              <w:r w:rsidR="0069074B">
                <w:rPr>
                  <w:b/>
                  <w:bCs/>
                  <w:color w:val="1F3864"/>
                  <w:sz w:val="56"/>
                  <w:szCs w:val="56"/>
                </w:rPr>
                <w:t>22</w:t>
              </w:r>
            </w:ins>
          </w:p>
          <w:p w14:paraId="7A28FC70" w14:textId="77777777" w:rsidR="00926123" w:rsidRDefault="00000000">
            <w:pPr>
              <w:spacing w:after="20"/>
              <w:jc w:val="center"/>
            </w:pPr>
            <w:r>
              <w:rPr>
                <w:b/>
                <w:bCs/>
                <w:color w:val="2E75B6"/>
                <w:sz w:val="21"/>
                <w:szCs w:val="21"/>
              </w:rPr>
              <w:t>Plans Collected</w:t>
            </w:r>
          </w:p>
          <w:p w14:paraId="11693F9D" w14:textId="77777777" w:rsidR="00926123" w:rsidRDefault="00000000">
            <w:pPr>
              <w:jc w:val="center"/>
            </w:pPr>
            <w:r>
              <w:rPr>
                <w:color w:val="5D6D7E"/>
                <w:sz w:val="17"/>
                <w:szCs w:val="17"/>
              </w:rPr>
              <w:t>of 130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0DBA254F" w14:textId="67451027" w:rsidR="00926123" w:rsidRDefault="00000000">
            <w:pPr>
              <w:spacing w:after="40"/>
              <w:jc w:val="center"/>
            </w:pPr>
            <w:del w:id="2" w:author="Lewis Hooper" w:date="2026-05-21T11:51:00Z" w16du:dateUtc="2026-05-21T15:51:00Z">
              <w:r w:rsidDel="0069074B">
                <w:rPr>
                  <w:b/>
                  <w:bCs/>
                  <w:color w:val="1F3864"/>
                  <w:sz w:val="56"/>
                  <w:szCs w:val="56"/>
                </w:rPr>
                <w:delText>589</w:delText>
              </w:r>
            </w:del>
            <w:ins w:id="3" w:author="Lewis Hooper" w:date="2026-05-21T11:51:00Z" w16du:dateUtc="2026-05-21T15:51:00Z">
              <w:r w:rsidR="0069074B">
                <w:rPr>
                  <w:b/>
                  <w:bCs/>
                  <w:color w:val="1F3864"/>
                  <w:sz w:val="56"/>
                  <w:szCs w:val="56"/>
                </w:rPr>
                <w:t>56</w:t>
              </w:r>
            </w:ins>
          </w:p>
          <w:p w14:paraId="3935EED0" w14:textId="77777777" w:rsidR="00926123" w:rsidRDefault="00000000">
            <w:pPr>
              <w:spacing w:after="20"/>
              <w:jc w:val="center"/>
            </w:pPr>
            <w:r>
              <w:rPr>
                <w:b/>
                <w:bCs/>
                <w:color w:val="2E75B6"/>
                <w:sz w:val="21"/>
                <w:szCs w:val="21"/>
              </w:rPr>
              <w:t>Strategic Directions</w:t>
            </w:r>
          </w:p>
          <w:p w14:paraId="6517745B" w14:textId="77777777" w:rsidR="00926123"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4FD7BC3F" w14:textId="77777777" w:rsidR="00926123" w:rsidRDefault="00000000">
            <w:pPr>
              <w:spacing w:after="40"/>
              <w:jc w:val="center"/>
            </w:pPr>
            <w:r>
              <w:rPr>
                <w:b/>
                <w:bCs/>
                <w:color w:val="1F3864"/>
                <w:sz w:val="56"/>
                <w:szCs w:val="56"/>
              </w:rPr>
              <w:t>10</w:t>
            </w:r>
          </w:p>
          <w:p w14:paraId="225D9A06" w14:textId="77777777" w:rsidR="00926123" w:rsidRDefault="00000000">
            <w:pPr>
              <w:spacing w:after="20"/>
              <w:jc w:val="center"/>
            </w:pPr>
            <w:r>
              <w:rPr>
                <w:b/>
                <w:bCs/>
                <w:color w:val="2E75B6"/>
                <w:sz w:val="21"/>
                <w:szCs w:val="21"/>
              </w:rPr>
              <w:t>Strategic Themes</w:t>
            </w:r>
          </w:p>
          <w:p w14:paraId="7BEAA98C" w14:textId="77777777" w:rsidR="00926123" w:rsidRDefault="00000000">
            <w:pPr>
              <w:jc w:val="center"/>
            </w:pPr>
            <w:r>
              <w:rPr>
                <w:color w:val="5D6D7E"/>
                <w:sz w:val="17"/>
                <w:szCs w:val="17"/>
              </w:rPr>
              <w:t>applied consistently across all plans</w:t>
            </w:r>
          </w:p>
        </w:tc>
      </w:tr>
    </w:tbl>
    <w:p w14:paraId="242E463B" w14:textId="77777777" w:rsidR="00926123" w:rsidRDefault="00926123">
      <w:pPr>
        <w:spacing w:after="240"/>
      </w:pPr>
    </w:p>
    <w:p w14:paraId="1E4916BC" w14:textId="77777777" w:rsidR="00926123" w:rsidRDefault="00926123">
      <w:pPr>
        <w:pBdr>
          <w:bottom w:val="single" w:sz="8" w:space="1" w:color="2E75B6"/>
        </w:pBdr>
        <w:spacing w:before="240" w:after="240"/>
      </w:pPr>
    </w:p>
    <w:p w14:paraId="74F9E0D7" w14:textId="77777777" w:rsidR="00926123" w:rsidRDefault="00000000">
      <w:pPr>
        <w:pStyle w:val="Heading1"/>
      </w:pPr>
      <w:r>
        <w:t>1.  Why This Matters</w:t>
      </w:r>
    </w:p>
    <w:p w14:paraId="3133A14D" w14:textId="77777777" w:rsidR="00926123" w:rsidRDefault="00000000">
      <w:pPr>
        <w:spacing w:after="160"/>
      </w:pPr>
      <w:r>
        <w:t>Ontario's 130 publicly funded hospitals are governed by volunteer boards that set direction, hold management accountable, and steward public resources on behalf of every Ontarian. At the centre of that governance sits the strategic plan, the document that names what a hospital will focus on for the next three to five years and against which its leadership is held accountable.</w:t>
      </w:r>
    </w:p>
    <w:p w14:paraId="24BFD0EE" w14:textId="77777777" w:rsidR="00926123"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 priorities hospitals name in their plans actually align with the outcomes they achieve?</w:t>
      </w:r>
    </w:p>
    <w:p w14:paraId="6DBEF8A6" w14:textId="77777777" w:rsidR="00926123" w:rsidRDefault="00000000">
      <w:pPr>
        <w:spacing w:after="160"/>
      </w:pPr>
      <w:r>
        <w:t>HospitalIntelligenceR was built to answer those questions. As part of a process designed to repeat annually, we collected strategic plans from almost every publicly funded hospital in Ontario, 119 in total, and analyzed them at the sector level for the first time. All of these plans are publicly available. The contribution of this project is not access; it is systematic collection and analysis at a scale that was not previously possible.</w:t>
      </w:r>
    </w:p>
    <w:p w14:paraId="5255EF5D" w14:textId="77777777" w:rsidR="00926123" w:rsidRDefault="00926123">
      <w:pPr>
        <w:pBdr>
          <w:bottom w:val="single" w:sz="8" w:space="1" w:color="2E75B6"/>
        </w:pBdr>
        <w:spacing w:before="240" w:after="240"/>
      </w:pPr>
    </w:p>
    <w:p w14:paraId="45CCB4C0" w14:textId="77777777" w:rsidR="00926123" w:rsidRDefault="00000000">
      <w:pPr>
        <w:pStyle w:val="Heading1"/>
      </w:pPr>
      <w:r>
        <w:t>2.  Tools and Methods</w:t>
      </w:r>
    </w:p>
    <w:p w14:paraId="593F0E27" w14:textId="77777777" w:rsidR="00926123" w:rsidRDefault="00000000">
      <w:pPr>
        <w:pStyle w:val="Heading2"/>
      </w:pPr>
      <w:r>
        <w:lastRenderedPageBreak/>
        <w:t>2a.  Building the Dataset</w:t>
      </w:r>
    </w:p>
    <w:p w14:paraId="4B662C04" w14:textId="77777777" w:rsidR="00926123"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29B37224" w14:textId="77777777" w:rsidR="00926123" w:rsidRDefault="00000000">
      <w:pPr>
        <w:spacing w:after="160"/>
      </w:pPr>
      <w:r>
        <w:t>The API extracts every named strategic direction, verbatim. No paraphrasing, no condensing, no inference. What hospitals wrote is what we recorded. This separation between extraction (capturing what was said) and classification (interpreting what it means) is deliberate: it preserves the original text for audit and allows the classification scheme to be revised without re-processing 119 documents.</w:t>
      </w:r>
    </w:p>
    <w:p w14:paraId="642E9D00" w14:textId="77777777" w:rsidR="00926123" w:rsidRDefault="00000000">
      <w:pPr>
        <w:spacing w:after="160"/>
      </w:pPr>
      <w:r>
        <w:t>Of 130 hospitals in the registry, we successfully extracted usable strategic plans from 119. Seven hospitals block automated access via robots.txt, a legal and ethical restriction we respect without exception. A small number of hospitals confirmed they do not currently publish a formal strategic plan. For every other hospital where a plan was publicly available, we captured it.</w:t>
      </w:r>
    </w:p>
    <w:p w14:paraId="6B4A059A" w14:textId="77777777" w:rsidR="00926123" w:rsidRDefault="00000000">
      <w:pPr>
        <w:pStyle w:val="Heading2"/>
      </w:pPr>
      <w:r>
        <w:t>2b.  Controlling for AI Hallucination</w:t>
      </w:r>
    </w:p>
    <w:p w14:paraId="11C5E7C6" w14:textId="77777777" w:rsidR="00926123" w:rsidRDefault="00000000">
      <w:pPr>
        <w:spacing w:after="160"/>
      </w:pPr>
      <w:r>
        <w:t>AI-based extraction creates a specific risk: the model may invent content that is not in the source document. We addressed this through four controls:</w:t>
      </w:r>
    </w:p>
    <w:p w14:paraId="70595019" w14:textId="77777777" w:rsidR="00926123" w:rsidRDefault="00926123">
      <w:pPr>
        <w:spacing w:before="40"/>
      </w:pPr>
    </w:p>
    <w:p w14:paraId="2D62BFA0" w14:textId="77777777" w:rsidR="00926123"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405E305F" w14:textId="77777777" w:rsidR="00926123"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78727EC8" w14:textId="77777777" w:rsidR="00926123" w:rsidRDefault="00000000">
      <w:pPr>
        <w:pStyle w:val="ListParagraph"/>
        <w:numPr>
          <w:ilvl w:val="0"/>
          <w:numId w:val="1"/>
        </w:numPr>
        <w:spacing w:before="40" w:after="40"/>
      </w:pPr>
      <w:r>
        <w:rPr>
          <w:b/>
          <w:bCs/>
        </w:rPr>
        <w:t xml:space="preserve">Schema validation, </w:t>
      </w:r>
      <w:r>
        <w:t>all extracted outputs are checked against a fixed field schema. Outputs that fail validation are flagged for manual review before entering the dataset.</w:t>
      </w:r>
    </w:p>
    <w:p w14:paraId="5B76A96D" w14:textId="77777777" w:rsidR="00926123"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724EB4A7" w14:textId="77777777" w:rsidR="00926123" w:rsidRDefault="00926123">
      <w:pPr>
        <w:spacing w:before="80"/>
      </w:pPr>
    </w:p>
    <w:p w14:paraId="507566C0" w14:textId="77777777" w:rsidR="00926123" w:rsidRDefault="00000000">
      <w:pPr>
        <w:spacing w:after="160"/>
      </w:pPr>
      <w:r>
        <w:t xml:space="preserve">Classification, assigning each direction to a strategic theme, used a second AI call, also at temperature zero (a setting that ensures the same input always produces the same output, making every classification deterministic and reproducible) for deterministic, reproducible output. Every classification returned a confidence score. Directions classified at low confidence were reviewed individually. </w:t>
      </w:r>
    </w:p>
    <w:p w14:paraId="42F3A5CC" w14:textId="77777777" w:rsidR="00926123" w:rsidRDefault="00000000">
      <w:pPr>
        <w:pStyle w:val="Heading2"/>
      </w:pPr>
      <w:r>
        <w:t>2c.  Caveats and Assumptions</w:t>
      </w:r>
    </w:p>
    <w:p w14:paraId="182C58FB" w14:textId="77777777" w:rsidR="00926123" w:rsidRDefault="00000000">
      <w:pPr>
        <w:spacing w:after="160"/>
      </w:pPr>
      <w:r>
        <w:rPr>
          <w:b/>
          <w:bCs/>
        </w:rPr>
        <w:t xml:space="preserve">Plan depth varies substantially. </w:t>
      </w:r>
      <w:r>
        <w:t>Some hospitals publish detailed multi-page strategies with sections on who was consulted, environmental scans and extensive action plans under each direction. Others publish a single page naming four pillars with a brief sentence each. Our extraction captures what is there. A thin plan is a real feature of some hospitals' governance practice, not a data quality failure, and it is worth noting as such.</w:t>
      </w:r>
    </w:p>
    <w:p w14:paraId="785E4ECD" w14:textId="77777777" w:rsidR="00926123" w:rsidRDefault="00000000">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(Pre-COVID, Post-COVID, Current), but the small Pre-</w:t>
      </w:r>
      <w:r>
        <w:lastRenderedPageBreak/>
        <w:t>COVID group (n=12) limits how much weight those comparisons carry. Note that plans initiated in 2020–2021 fall within the Pre-COVID era by start year, though they were in development during the early pandemic period.</w:t>
      </w:r>
    </w:p>
    <w:p w14:paraId="55020276" w14:textId="77777777" w:rsidR="00926123" w:rsidRDefault="00000000">
      <w:pPr>
        <w:spacing w:after="160"/>
      </w:pPr>
      <w:r>
        <w:rPr>
          <w:b/>
          <w:bCs/>
        </w:rPr>
        <w:t xml:space="preserve">Some plan dates required reconstruction. </w:t>
      </w:r>
      <w:r>
        <w:t>Where a plan stated only its end year, we applied a standard five-year horizon assumption. Where dates were missing entirely, we sent the document back to the AI with a focused date-extraction prompt, manually reviewed the website or, in a small number of cases, confirmed dates directly with hospitals by email.</w:t>
      </w:r>
    </w:p>
    <w:p w14:paraId="49254999" w14:textId="77777777" w:rsidR="00926123" w:rsidRDefault="00000000">
      <w:pPr>
        <w:spacing w:after="160"/>
      </w:pPr>
      <w:r>
        <w:rPr>
          <w:b/>
          <w:bCs/>
        </w:rPr>
        <w:t xml:space="preserve">Theme absence is not always deprioritization. </w:t>
      </w:r>
      <w:r>
        <w:t>A hospital classified as not addressing a theme may simply structure its plan in a way that embeds that content within another direction. A compact plan with four broad pillars will often cover the same ground as a plan with seven named directions, the difference is architectural, not strategic. We flag this where it matters.</w:t>
      </w:r>
    </w:p>
    <w:p w14:paraId="36855F87" w14:textId="77777777" w:rsidR="00926123" w:rsidRDefault="00000000">
      <w:pPr>
        <w:spacing w:after="160"/>
        <w:rPr>
          <w:ins w:id="4" w:author="Lewis Hooper" w:date="2026-05-21T09:52:00Z" w16du:dateUtc="2026-05-21T13:52:00Z"/>
        </w:rPr>
      </w:pPr>
      <w:r>
        <w:rPr>
          <w:b/>
          <w:bCs/>
        </w:rPr>
        <w:t xml:space="preserve">Hospital types follow the Ministry of Health classification with two adjustments. </w:t>
      </w:r>
      <w:r>
        <w:t>The Ministry designates CHEO and SickKids as Specialty (Paediatric)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(48), Specialty (11).</w:t>
      </w:r>
    </w:p>
    <w:p w14:paraId="4786447C" w14:textId="5D7C2099" w:rsidR="00714B71" w:rsidRDefault="00714B71">
      <w:pPr>
        <w:spacing w:after="160"/>
        <w:rPr>
          <w:ins w:id="5" w:author="Lewis Hooper" w:date="2026-05-22T07:49:00Z" w16du:dateUtc="2026-05-22T11:49:00Z"/>
        </w:rPr>
      </w:pPr>
      <w:ins w:id="6" w:author="Lewis Hooper" w:date="2026-05-21T09:52:00Z">
        <w:r w:rsidRPr="00714B71">
          <w:rPr>
            <w:b/>
            <w:bCs/>
          </w:rPr>
          <w:t>A note on strategic alliances.</w:t>
        </w:r>
        <w:r w:rsidRPr="00714B71">
          <w:t xml:space="preserve"> Eight groups of Ontario hospitals</w:t>
        </w:r>
      </w:ins>
      <w:ins w:id="7" w:author="Lewis Hooper" w:date="2026-05-21T09:52:00Z" w16du:dateUtc="2026-05-21T13:52:00Z">
        <w:r>
          <w:t xml:space="preserve">, </w:t>
        </w:r>
      </w:ins>
      <w:ins w:id="8" w:author="Lewis Hooper" w:date="2026-05-21T09:52:00Z">
        <w:r w:rsidRPr="00714B71">
          <w:t>seventeen hospitals in total</w:t>
        </w:r>
      </w:ins>
      <w:ins w:id="9" w:author="Lewis Hooper" w:date="2026-05-21T09:53:00Z" w16du:dateUtc="2026-05-21T13:53:00Z">
        <w:r>
          <w:t xml:space="preserve"> </w:t>
        </w:r>
      </w:ins>
      <w:ins w:id="10" w:author="Lewis Hooper" w:date="2026-05-21T09:52:00Z">
        <w:r w:rsidRPr="00714B71">
          <w:t xml:space="preserve">share a single published strategic plan document. In every case, partner hospitals retain distinct Ministry of Health facility codes. We treat each hospital as an independent observation </w:t>
        </w:r>
      </w:ins>
      <w:ins w:id="11" w:author="Lewis Hooper" w:date="2026-05-21T09:54:00Z" w16du:dateUtc="2026-05-21T13:54:00Z">
        <w:r>
          <w:t>which allows comparison with other data sources.</w:t>
        </w:r>
      </w:ins>
      <w:ins w:id="12" w:author="Lewis Hooper" w:date="2026-05-21T09:55:00Z" w16du:dateUtc="2026-05-21T13:55:00Z">
        <w:r>
          <w:t xml:space="preserve"> </w:t>
        </w:r>
      </w:ins>
      <w:ins w:id="13" w:author="Lewis Hooper" w:date="2026-05-21T09:56:00Z" w16du:dateUtc="2026-05-21T13:56:00Z">
        <w:r>
          <w:t>However it should be noted that this has an impact on</w:t>
        </w:r>
      </w:ins>
      <w:ins w:id="14" w:author="Lewis Hooper" w:date="2026-05-21T09:57:00Z" w16du:dateUtc="2026-05-21T13:57:00Z">
        <w:r>
          <w:t xml:space="preserve"> the convergence of themes since these plans are over-</w:t>
        </w:r>
      </w:ins>
      <w:ins w:id="15" w:author="Lewis Hooper" w:date="2026-05-21T09:58:00Z" w16du:dateUtc="2026-05-21T13:58:00Z">
        <w:r>
          <w:t xml:space="preserve">represented in the data. </w:t>
        </w:r>
      </w:ins>
    </w:p>
    <w:p w14:paraId="10CFE473" w14:textId="77777777" w:rsidR="00866207" w:rsidRDefault="00866207">
      <w:pPr>
        <w:spacing w:after="160"/>
      </w:pPr>
    </w:p>
    <w:p w14:paraId="35AE9BEE" w14:textId="77777777" w:rsidR="00926123" w:rsidRDefault="00926123">
      <w:pPr>
        <w:pBdr>
          <w:bottom w:val="single" w:sz="8" w:space="1" w:color="2E75B6"/>
        </w:pBdr>
        <w:spacing w:before="240" w:after="240"/>
      </w:pPr>
    </w:p>
    <w:p w14:paraId="06A0C3CB" w14:textId="77777777" w:rsidR="00926123" w:rsidRDefault="00000000">
      <w:pPr>
        <w:pStyle w:val="Heading1"/>
      </w:pPr>
      <w:r>
        <w:t>3.  What We Found</w:t>
      </w:r>
    </w:p>
    <w:p w14:paraId="6083FD6A" w14:textId="77777777" w:rsidR="00926123" w:rsidRDefault="00000000">
      <w:pPr>
        <w:pStyle w:val="Heading2"/>
      </w:pPr>
      <w:r>
        <w:t>3a.  Coverage, Type, and Plan Vintage</w:t>
      </w:r>
    </w:p>
    <w:p w14:paraId="429DADF7" w14:textId="77777777" w:rsidR="00926123" w:rsidRDefault="00000000">
      <w:pPr>
        <w:spacing w:after="160"/>
      </w:pPr>
      <w:r>
        <w:t>119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3627AA22" w14:textId="77777777" w:rsidR="00926123" w:rsidRDefault="00926123">
      <w:pPr>
        <w:spacing w:after="80"/>
      </w:pPr>
    </w:p>
    <w:p w14:paraId="2AB6A62E" w14:textId="77777777" w:rsidR="00926123"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926123" w14:paraId="1C6FE2DE"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C1205A8" w14:textId="77777777" w:rsidR="00926123" w:rsidRDefault="00000000">
            <w:r>
              <w:rPr>
                <w:b/>
                <w:bCs/>
                <w:color w:val="FFFFFF"/>
                <w:sz w:val="20"/>
                <w:szCs w:val="20"/>
              </w:rPr>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6FDACC" w14:textId="77777777" w:rsidR="00926123"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02972A4" w14:textId="77777777" w:rsidR="00926123" w:rsidRDefault="00000000">
            <w:pPr>
              <w:jc w:val="center"/>
            </w:pPr>
            <w:r>
              <w:rPr>
                <w:b/>
                <w:bCs/>
                <w:color w:val="FFFFFF"/>
                <w:sz w:val="20"/>
                <w:szCs w:val="20"/>
              </w:rPr>
              <w:t>% of Cohort</w:t>
            </w:r>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11FCFB3" w14:textId="77777777" w:rsidR="00926123" w:rsidRDefault="00000000">
            <w:pPr>
              <w:jc w:val="center"/>
            </w:pPr>
            <w:r>
              <w:rPr>
                <w:b/>
                <w:bCs/>
                <w:color w:val="FFFFFF"/>
                <w:sz w:val="20"/>
                <w:szCs w:val="20"/>
              </w:rPr>
              <w:t>Mean Strategic Directions</w:t>
            </w:r>
          </w:p>
        </w:tc>
      </w:tr>
      <w:tr w:rsidR="00926123" w14:paraId="3033B1C9"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B5F1427" w14:textId="77777777" w:rsidR="00926123"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94C3CE" w14:textId="77777777" w:rsidR="00926123"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B28930C" w14:textId="77777777" w:rsidR="00926123"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E9E0BB4" w14:textId="77777777" w:rsidR="00926123" w:rsidRDefault="00000000">
            <w:pPr>
              <w:jc w:val="center"/>
            </w:pPr>
            <w:r>
              <w:rPr>
                <w:sz w:val="20"/>
                <w:szCs w:val="20"/>
              </w:rPr>
              <w:t>4.7</w:t>
            </w:r>
          </w:p>
        </w:tc>
      </w:tr>
      <w:tr w:rsidR="00926123" w14:paraId="75DE9F01"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A384B1A" w14:textId="77777777" w:rsidR="00926123"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CA6118A" w14:textId="77777777" w:rsidR="00926123"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9FBC6F5" w14:textId="77777777" w:rsidR="00926123" w:rsidRDefault="00000000">
            <w:pPr>
              <w:jc w:val="center"/>
            </w:pPr>
            <w:r>
              <w:rPr>
                <w:sz w:val="20"/>
                <w:szCs w:val="20"/>
              </w:rPr>
              <w:t>36%</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0C672B" w14:textId="77777777" w:rsidR="00926123" w:rsidRDefault="00000000">
            <w:pPr>
              <w:jc w:val="center"/>
            </w:pPr>
            <w:r>
              <w:rPr>
                <w:sz w:val="20"/>
                <w:szCs w:val="20"/>
              </w:rPr>
              <w:t>4.4</w:t>
            </w:r>
          </w:p>
        </w:tc>
      </w:tr>
      <w:tr w:rsidR="00926123" w14:paraId="7148749F"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886E704" w14:textId="77777777" w:rsidR="00926123"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A5975D1" w14:textId="77777777" w:rsidR="00926123" w:rsidRDefault="00000000">
            <w:pPr>
              <w:jc w:val="center"/>
            </w:pPr>
            <w:r>
              <w:rPr>
                <w:sz w:val="20"/>
                <w:szCs w:val="20"/>
              </w:rPr>
              <w:t>48</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09CC63" w14:textId="77777777" w:rsidR="00926123" w:rsidRDefault="00000000">
            <w:pPr>
              <w:jc w:val="center"/>
            </w:pPr>
            <w:r>
              <w:rPr>
                <w:sz w:val="20"/>
                <w:szCs w:val="20"/>
              </w:rPr>
              <w:t>40%</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F2B64C" w14:textId="77777777" w:rsidR="00926123" w:rsidRDefault="00000000">
            <w:pPr>
              <w:jc w:val="center"/>
            </w:pPr>
            <w:r>
              <w:rPr>
                <w:sz w:val="20"/>
                <w:szCs w:val="20"/>
              </w:rPr>
              <w:t>4.0</w:t>
            </w:r>
          </w:p>
        </w:tc>
      </w:tr>
      <w:tr w:rsidR="00926123" w14:paraId="487B8370"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3AEF100" w14:textId="77777777" w:rsidR="00926123"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9603C94" w14:textId="77777777" w:rsidR="00926123"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00E0B8" w14:textId="77777777" w:rsidR="00926123"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B9BC59" w14:textId="77777777" w:rsidR="00926123" w:rsidRDefault="00000000">
            <w:pPr>
              <w:jc w:val="center"/>
            </w:pPr>
            <w:r>
              <w:rPr>
                <w:sz w:val="20"/>
                <w:szCs w:val="20"/>
              </w:rPr>
              <w:t>4.3</w:t>
            </w:r>
          </w:p>
        </w:tc>
      </w:tr>
      <w:tr w:rsidR="00926123" w14:paraId="278593AA"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56E491D" w14:textId="77777777" w:rsidR="00926123" w:rsidRDefault="00000000">
            <w:r>
              <w:rPr>
                <w:b/>
                <w:bCs/>
                <w:sz w:val="20"/>
                <w:szCs w:val="20"/>
              </w:rPr>
              <w:lastRenderedPageBreak/>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2F7A6D1" w14:textId="77777777" w:rsidR="00926123" w:rsidRDefault="00000000">
            <w:pPr>
              <w:jc w:val="center"/>
            </w:pPr>
            <w:r>
              <w:rPr>
                <w:b/>
                <w:bCs/>
                <w:sz w:val="20"/>
                <w:szCs w:val="20"/>
              </w:rPr>
              <w:t>119</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1C76C20" w14:textId="77777777" w:rsidR="00926123"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A8BFD6A" w14:textId="77777777" w:rsidR="00926123" w:rsidRDefault="00000000">
            <w:pPr>
              <w:jc w:val="center"/>
            </w:pPr>
            <w:r>
              <w:rPr>
                <w:b/>
                <w:bCs/>
                <w:sz w:val="20"/>
                <w:szCs w:val="20"/>
              </w:rPr>
              <w:t>4.3</w:t>
            </w:r>
          </w:p>
        </w:tc>
      </w:tr>
    </w:tbl>
    <w:p w14:paraId="4A7EB786" w14:textId="77777777" w:rsidR="00926123" w:rsidRDefault="00000000">
      <w:pPr>
        <w:spacing w:before="60" w:after="220"/>
      </w:pPr>
      <w:r>
        <w:rPr>
          <w:i/>
          <w:iCs/>
          <w:color w:val="5D6D7E"/>
          <w:sz w:val="18"/>
          <w:szCs w:val="18"/>
        </w:rPr>
        <w:t xml:space="preserve">Source: HospitalIntelligenceR based on current strategic plans </w:t>
      </w:r>
    </w:p>
    <w:p w14:paraId="7A53768E" w14:textId="77777777" w:rsidR="00926123" w:rsidRDefault="00926123">
      <w:pPr>
        <w:spacing w:after="80"/>
      </w:pPr>
    </w:p>
    <w:p w14:paraId="6EF80E7C" w14:textId="77777777" w:rsidR="00926123" w:rsidRDefault="00000000">
      <w:pPr>
        <w:spacing w:before="200" w:after="80"/>
      </w:pPr>
      <w:r>
        <w:rPr>
          <w:b/>
          <w:bCs/>
          <w:color w:val="1F3864"/>
          <w:sz w:val="20"/>
          <w:szCs w:val="20"/>
        </w:rPr>
        <w:t xml:space="preserve">PLANS BY </w:t>
      </w:r>
      <w:commentRangeStart w:id="16"/>
      <w:r>
        <w:rPr>
          <w:b/>
          <w:bCs/>
          <w:color w:val="1F3864"/>
          <w:sz w:val="20"/>
          <w:szCs w:val="20"/>
        </w:rPr>
        <w:t>ERA</w:t>
      </w:r>
      <w:commentRangeEnd w:id="16"/>
      <w:r w:rsidR="00D17010">
        <w:rPr>
          <w:rStyle w:val="CommentReference"/>
          <w:sz w:val="22"/>
          <w:szCs w:val="22"/>
        </w:rPr>
        <w:commentReference w:id="16"/>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926123" w14:paraId="5D345163"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D509047" w14:textId="77777777" w:rsidR="00926123"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BBB68E" w14:textId="77777777" w:rsidR="00926123"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A57395A" w14:textId="77777777" w:rsidR="00926123"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F4034BE" w14:textId="77777777" w:rsidR="00926123" w:rsidRDefault="00000000">
            <w:pPr>
              <w:jc w:val="center"/>
            </w:pPr>
            <w:r>
              <w:rPr>
                <w:b/>
                <w:bCs/>
                <w:color w:val="FFFFFF"/>
                <w:sz w:val="20"/>
                <w:szCs w:val="20"/>
              </w:rPr>
              <w:t>Share</w:t>
            </w:r>
          </w:p>
        </w:tc>
      </w:tr>
      <w:tr w:rsidR="00926123" w14:paraId="0A3C67DB"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B232040" w14:textId="77777777" w:rsidR="00926123" w:rsidRDefault="00000000">
            <w:r>
              <w:rPr>
                <w:sz w:val="20"/>
                <w:szCs w:val="20"/>
              </w:rPr>
              <w:t>Pre-COVID</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99168F" w14:textId="77777777" w:rsidR="00926123"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034797" w14:textId="77777777" w:rsidR="00926123" w:rsidRDefault="00000000">
            <w:pPr>
              <w:jc w:val="center"/>
            </w:pPr>
            <w:r>
              <w:rPr>
                <w:sz w:val="20"/>
                <w:szCs w:val="20"/>
              </w:rPr>
              <w:t>12</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DE24F3" w14:textId="77777777" w:rsidR="00926123" w:rsidRDefault="00000000">
            <w:pPr>
              <w:jc w:val="center"/>
            </w:pPr>
            <w:r>
              <w:rPr>
                <w:sz w:val="20"/>
                <w:szCs w:val="20"/>
              </w:rPr>
              <w:t>10%</w:t>
            </w:r>
          </w:p>
        </w:tc>
      </w:tr>
      <w:tr w:rsidR="00926123" w14:paraId="0E367335"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A68ED69" w14:textId="77777777" w:rsidR="00926123" w:rsidRDefault="00000000">
            <w:r>
              <w:rPr>
                <w:sz w:val="20"/>
                <w:szCs w:val="20"/>
              </w:rPr>
              <w:t>Post-COVID</w:t>
            </w:r>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668BF78" w14:textId="77777777" w:rsidR="00926123"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B862EC4" w14:textId="77777777" w:rsidR="00926123" w:rsidRDefault="00000000">
            <w:pPr>
              <w:jc w:val="center"/>
            </w:pPr>
            <w:r>
              <w:rPr>
                <w:sz w:val="20"/>
                <w:szCs w:val="20"/>
              </w:rPr>
              <w:t>41</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5BCFCAF" w14:textId="77777777" w:rsidR="00926123" w:rsidRDefault="00000000">
            <w:pPr>
              <w:jc w:val="center"/>
            </w:pPr>
            <w:r>
              <w:rPr>
                <w:sz w:val="20"/>
                <w:szCs w:val="20"/>
              </w:rPr>
              <w:t>35%</w:t>
            </w:r>
          </w:p>
        </w:tc>
      </w:tr>
      <w:tr w:rsidR="00926123" w14:paraId="0B5D2F57"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EE837B" w14:textId="77777777" w:rsidR="00926123"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36ED9C" w14:textId="77777777" w:rsidR="00926123"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C46510B" w14:textId="77777777" w:rsidR="00926123"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9FBE89" w14:textId="77777777" w:rsidR="00926123" w:rsidRDefault="00000000">
            <w:pPr>
              <w:jc w:val="center"/>
            </w:pPr>
            <w:r>
              <w:rPr>
                <w:sz w:val="20"/>
                <w:szCs w:val="20"/>
              </w:rPr>
              <w:t>55%</w:t>
            </w:r>
          </w:p>
        </w:tc>
      </w:tr>
      <w:tr w:rsidR="00926123" w14:paraId="593740D0"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EDDE79" w14:textId="77777777" w:rsidR="00926123"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7C79FA" w14:textId="77777777" w:rsidR="00926123" w:rsidRDefault="00926123">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2601585" w14:textId="77777777" w:rsidR="00926123" w:rsidRDefault="00000000">
            <w:pPr>
              <w:jc w:val="center"/>
            </w:pPr>
            <w:r>
              <w:rPr>
                <w:b/>
                <w:bCs/>
                <w:sz w:val="20"/>
                <w:szCs w:val="20"/>
              </w:rPr>
              <w:t>118</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B265929" w14:textId="77777777" w:rsidR="00926123" w:rsidRDefault="00000000">
            <w:pPr>
              <w:jc w:val="center"/>
            </w:pPr>
            <w:r>
              <w:rPr>
                <w:b/>
                <w:bCs/>
                <w:sz w:val="20"/>
                <w:szCs w:val="20"/>
              </w:rPr>
              <w:t>100%</w:t>
            </w:r>
          </w:p>
        </w:tc>
      </w:tr>
    </w:tbl>
    <w:p w14:paraId="37BE55A0" w14:textId="77777777" w:rsidR="00926123" w:rsidRDefault="00000000">
      <w:pPr>
        <w:spacing w:before="60" w:after="220"/>
      </w:pPr>
      <w:r>
        <w:rPr>
          <w:i/>
          <w:iCs/>
          <w:color w:val="5D6D7E"/>
          <w:sz w:val="18"/>
          <w:szCs w:val="18"/>
        </w:rPr>
        <w:t>Era based on plan start year. Pre-COVID = 2018–2021. Post-COVID = 2022–2023. Current = 2024–2026. One hospital with a 2015 historical plan is excluded from era analysis.</w:t>
      </w:r>
    </w:p>
    <w:p w14:paraId="20DA3324" w14:textId="77777777" w:rsidR="00926123" w:rsidRDefault="00926123">
      <w:pPr>
        <w:spacing w:after="80"/>
      </w:pPr>
    </w:p>
    <w:p w14:paraId="6DE8AD90" w14:textId="77777777" w:rsidR="00926123"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926123" w14:paraId="41F46F85"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576414" w14:textId="77777777" w:rsidR="00926123"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DA702FF" w14:textId="77777777" w:rsidR="00926123"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B2ABF29" w14:textId="77777777" w:rsidR="00926123" w:rsidRDefault="00000000">
            <w:r>
              <w:rPr>
                <w:b/>
                <w:bCs/>
                <w:color w:val="FFFFFF"/>
                <w:sz w:val="20"/>
                <w:szCs w:val="20"/>
              </w:rPr>
              <w:t>Note</w:t>
            </w:r>
          </w:p>
        </w:tc>
      </w:tr>
      <w:tr w:rsidR="00926123" w14:paraId="17A896D7"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67232C" w14:textId="77777777" w:rsidR="00926123" w:rsidRDefault="00000000">
            <w:r>
              <w:rPr>
                <w:sz w:val="20"/>
                <w:szCs w:val="20"/>
              </w:rPr>
              <w:t>Full or substantially captured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4BD315D" w14:textId="77777777" w:rsidR="00926123" w:rsidRDefault="00000000">
            <w:pPr>
              <w:jc w:val="center"/>
            </w:pPr>
            <w:r>
              <w:rPr>
                <w:sz w:val="20"/>
                <w:szCs w:val="20"/>
              </w:rPr>
              <w:t>108</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91BA995" w14:textId="2636275D" w:rsidR="00926123" w:rsidRDefault="00D17010">
            <w:ins w:id="17" w:author="Lewis Hooper" w:date="2026-05-21T10:17:00Z">
              <w:r w:rsidRPr="00D17010">
                <w:rPr>
                  <w:sz w:val="19"/>
                  <w:szCs w:val="19"/>
                </w:rPr>
                <w:t>All strategic directions captured, or captured with minor gaps such as missing plan dates or limited direction descriptions</w:t>
              </w:r>
            </w:ins>
            <w:del w:id="18" w:author="Lewis Hooper" w:date="2026-05-21T10:17:00Z" w16du:dateUtc="2026-05-21T14:17:00Z">
              <w:r w:rsidR="00000000" w:rsidDel="00D17010">
                <w:rPr>
                  <w:sz w:val="19"/>
                  <w:szCs w:val="19"/>
                </w:rPr>
                <w:delText xml:space="preserve">Plan fully or </w:delText>
              </w:r>
              <w:commentRangeStart w:id="19"/>
              <w:r w:rsidR="00000000" w:rsidDel="00D17010">
                <w:rPr>
                  <w:sz w:val="19"/>
                  <w:szCs w:val="19"/>
                </w:rPr>
                <w:delText xml:space="preserve">substantially </w:delText>
              </w:r>
              <w:commentRangeEnd w:id="19"/>
              <w:r w:rsidR="00000000" w:rsidDel="00D17010">
                <w:rPr>
                  <w:rStyle w:val="CommentReference"/>
                  <w:sz w:val="19"/>
                  <w:szCs w:val="19"/>
                </w:rPr>
                <w:commentReference w:id="19"/>
              </w:r>
              <w:r w:rsidR="00000000" w:rsidDel="00D17010">
                <w:rPr>
                  <w:sz w:val="19"/>
                  <w:szCs w:val="19"/>
                </w:rPr>
                <w:delText>captured, primary analytical dataset</w:delText>
              </w:r>
            </w:del>
          </w:p>
        </w:tc>
      </w:tr>
      <w:tr w:rsidR="00926123" w14:paraId="1E88A4F3"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9AF7007" w14:textId="77777777" w:rsidR="00926123"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A697FAE" w14:textId="77777777" w:rsidR="00926123" w:rsidRDefault="00000000">
            <w:pPr>
              <w:jc w:val="center"/>
            </w:pPr>
            <w:r>
              <w:rPr>
                <w:sz w:val="20"/>
                <w:szCs w:val="20"/>
              </w:rPr>
              <w:t>11</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C540675" w14:textId="77777777" w:rsidR="00926123" w:rsidRDefault="00000000">
            <w:r>
              <w:rPr>
                <w:sz w:val="19"/>
                <w:szCs w:val="19"/>
              </w:rPr>
              <w:t>Plan confirmed; very limited content (e.g., single-page with pillars only)</w:t>
            </w:r>
          </w:p>
        </w:tc>
      </w:tr>
      <w:tr w:rsidR="00926123" w14:paraId="15ACE905"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7B2CCE13" w14:textId="77777777" w:rsidR="00926123"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0EA99E7" w14:textId="77777777" w:rsidR="00926123" w:rsidRDefault="00000000">
            <w:pPr>
              <w:jc w:val="center"/>
            </w:pPr>
            <w:r>
              <w:rPr>
                <w:b/>
                <w:bCs/>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31EF514" w14:textId="77777777" w:rsidR="00926123" w:rsidRDefault="00000000">
            <w:r>
              <w:rPr>
                <w:sz w:val="19"/>
                <w:szCs w:val="19"/>
              </w:rPr>
              <w:t>Analytical cohort used throughout this analysis</w:t>
            </w:r>
          </w:p>
        </w:tc>
      </w:tr>
      <w:tr w:rsidR="00926123" w14:paraId="56B69531"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742136" w14:textId="77777777" w:rsidR="00926123"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2AD786" w14:textId="77777777" w:rsidR="00926123"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9B37C0" w14:textId="77777777" w:rsidR="00926123" w:rsidRDefault="00000000">
            <w:r>
              <w:rPr>
                <w:sz w:val="19"/>
                <w:szCs w:val="19"/>
              </w:rPr>
              <w:t>Automated access blocked per website policy; not in dataset</w:t>
            </w:r>
          </w:p>
        </w:tc>
      </w:tr>
      <w:tr w:rsidR="00926123" w14:paraId="4CBEB268"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5866DD7" w14:textId="77777777" w:rsidR="00926123"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130A04F" w14:textId="77777777" w:rsidR="00926123" w:rsidRDefault="00000000">
            <w:pPr>
              <w:jc w:val="cente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182A9F3" w14:textId="77777777" w:rsidR="00926123" w:rsidRDefault="00000000">
            <w:r>
              <w:rPr>
                <w:sz w:val="19"/>
                <w:szCs w:val="19"/>
              </w:rPr>
              <w:t>Hospital confirmed no current strategic plan exists; not in dataset</w:t>
            </w:r>
          </w:p>
        </w:tc>
      </w:tr>
      <w:tr w:rsidR="00926123" w14:paraId="2F4BB2F8"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ACF30FF" w14:textId="77777777" w:rsidR="00926123"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9979216" w14:textId="77777777" w:rsidR="00926123" w:rsidRDefault="00000000">
            <w:pPr>
              <w:jc w:val="center"/>
            </w:pPr>
            <w:r>
              <w:rPr>
                <w:b/>
                <w:bCs/>
                <w:sz w:val="20"/>
                <w:szCs w:val="20"/>
              </w:rPr>
              <w:t>130</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6CC1B9A" w14:textId="77777777" w:rsidR="00926123" w:rsidRDefault="00000000">
            <w:r>
              <w:rPr>
                <w:sz w:val="19"/>
                <w:szCs w:val="19"/>
              </w:rPr>
              <w:t>Active hospitals in Ministry of Health facility registry</w:t>
            </w:r>
          </w:p>
        </w:tc>
      </w:tr>
    </w:tbl>
    <w:p w14:paraId="061DADA3" w14:textId="77777777" w:rsidR="00926123" w:rsidRDefault="00000000">
      <w:pPr>
        <w:spacing w:before="60" w:after="220"/>
      </w:pPr>
      <w:r>
        <w:rPr>
          <w:i/>
          <w:iCs/>
          <w:color w:val="5D6D7E"/>
          <w:sz w:val="18"/>
          <w:szCs w:val="18"/>
        </w:rPr>
        <w:t>Plans fully or substantially captured (n=108) form the primary analytical dataset along with thin extractions (n=11), for a total of 119 hospitals. A small subset of the 108 required image-mode reprocessing due to embedded font issues in the PDF; all were resolved before analysis. Robots-blocked and no-plan hospitals are excluded from all analyses.</w:t>
      </w:r>
    </w:p>
    <w:p w14:paraId="3B9AFC04" w14:textId="77777777" w:rsidR="00926123" w:rsidRDefault="00926123">
      <w:pPr>
        <w:spacing w:after="100"/>
      </w:pPr>
    </w:p>
    <w:p w14:paraId="43C2E8F7" w14:textId="77777777" w:rsidR="00926123" w:rsidRDefault="00000000">
      <w:pPr>
        <w:spacing w:after="160"/>
      </w:pPr>
      <w:r>
        <w:t xml:space="preserve">The average Ontario hospital strategic plan contains </w:t>
      </w:r>
      <w:commentRangeStart w:id="20"/>
      <w:r>
        <w:t>4.3 named strategic directions</w:t>
      </w:r>
      <w:commentRangeEnd w:id="20"/>
      <w:r>
        <w:rPr>
          <w:rStyle w:val="CommentReference"/>
          <w:sz w:val="22"/>
          <w:szCs w:val="22"/>
        </w:rPr>
        <w:commentReference w:id="20"/>
      </w:r>
      <w:r>
        <w:t>, ranging from 2 to 8. Large Community hospitals show the widest spread; Specialty hospitals cluster tightly at 3–5. Plans written since 2024 are modestly broader on average (4.5 directions), suggesting a sector-wide expansion in strategic scope in the most recent planning cycle. The variation in plan depth, from a dense ten-page strategy with detailed action plans to a single-page pillars document, is itself a finding about governance practice across the sector.</w:t>
      </w:r>
    </w:p>
    <w:p w14:paraId="12671A59" w14:textId="77777777" w:rsidR="00926123" w:rsidRDefault="00000000">
      <w:pPr>
        <w:pStyle w:val="Heading2"/>
      </w:pPr>
      <w:r>
        <w:lastRenderedPageBreak/>
        <w:t>3b.  The Strategic Theme Taxonomy</w:t>
      </w:r>
    </w:p>
    <w:p w14:paraId="186A73A5" w14:textId="77777777" w:rsidR="00926123" w:rsidRDefault="00000000">
      <w:pPr>
        <w:spacing w:after="160"/>
      </w:pPr>
      <w: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14:paraId="46E333F8" w14:textId="77777777" w:rsidR="00926123" w:rsidRDefault="00926123">
      <w:pPr>
        <w:spacing w:after="80"/>
      </w:pPr>
    </w:p>
    <w:p w14:paraId="154D7F52" w14:textId="77777777" w:rsidR="00926123"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926123" w14:paraId="71867E9F"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91A388A" w14:textId="77777777" w:rsidR="00926123"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F7F879" w14:textId="77777777" w:rsidR="00926123"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D041AD8" w14:textId="77777777" w:rsidR="00926123" w:rsidRDefault="00000000">
            <w:r>
              <w:rPr>
                <w:b/>
                <w:bCs/>
                <w:color w:val="FFFFFF"/>
                <w:sz w:val="20"/>
                <w:szCs w:val="20"/>
              </w:rPr>
              <w:t>What it covers</w:t>
            </w:r>
          </w:p>
        </w:tc>
      </w:tr>
      <w:tr w:rsidR="00926123" w14:paraId="2D2713F6"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B495C4" w14:textId="77777777" w:rsidR="00926123"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E271B8" w14:textId="77777777" w:rsidR="00926123"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3180CD" w14:textId="77777777" w:rsidR="00926123" w:rsidRDefault="00000000">
            <w:r>
              <w:rPr>
                <w:sz w:val="19"/>
                <w:szCs w:val="19"/>
              </w:rPr>
              <w:t>Recruitment, retention, staff wellbeing, culture, and leadership development</w:t>
            </w:r>
          </w:p>
        </w:tc>
      </w:tr>
      <w:tr w:rsidR="00926123" w14:paraId="396AF421"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F3595E3" w14:textId="77777777" w:rsidR="00926123"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5C41748" w14:textId="77777777" w:rsidR="00926123"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EBDFB9F" w14:textId="77777777" w:rsidR="00926123" w:rsidRDefault="00000000">
            <w:r>
              <w:rPr>
                <w:sz w:val="19"/>
                <w:szCs w:val="19"/>
              </w:rPr>
              <w:t>Patient experience, clinical quality, safety, and outcomes improvement</w:t>
            </w:r>
          </w:p>
        </w:tc>
      </w:tr>
      <w:tr w:rsidR="00926123" w14:paraId="70DC8849"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7246902" w14:textId="77777777" w:rsidR="00926123"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ADD5575" w14:textId="77777777" w:rsidR="00926123"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8243A48" w14:textId="77777777" w:rsidR="00926123" w:rsidRDefault="00000000">
            <w:r>
              <w:rPr>
                <w:sz w:val="19"/>
                <w:szCs w:val="19"/>
              </w:rPr>
              <w:t>Health system partnerships, community engagement, and Indigenous relations</w:t>
            </w:r>
          </w:p>
        </w:tc>
      </w:tr>
      <w:tr w:rsidR="00926123" w14:paraId="6DDD4DCB"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7655832" w14:textId="77777777" w:rsidR="00926123"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F563C8" w14:textId="77777777" w:rsidR="00926123"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201E5E5" w14:textId="77777777" w:rsidR="00926123" w:rsidRDefault="00000000">
            <w:r>
              <w:rPr>
                <w:sz w:val="19"/>
                <w:szCs w:val="19"/>
              </w:rPr>
              <w:t>Revenue growth, cost management, capital planning, and fiscal resilience</w:t>
            </w:r>
          </w:p>
        </w:tc>
      </w:tr>
      <w:tr w:rsidR="00926123" w14:paraId="3BB3D145"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FE4926" w14:textId="77777777" w:rsidR="00926123"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F491FED" w14:textId="77777777" w:rsidR="00926123"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5AC13B" w14:textId="77777777" w:rsidR="00926123" w:rsidRDefault="00000000">
            <w:r>
              <w:rPr>
                <w:sz w:val="19"/>
                <w:szCs w:val="19"/>
              </w:rPr>
              <w:t>Research programs, academic affiliations, teaching, and knowledge creation</w:t>
            </w:r>
          </w:p>
        </w:tc>
      </w:tr>
      <w:tr w:rsidR="00926123" w14:paraId="3B02668D"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701FED" w14:textId="77777777" w:rsidR="00926123"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485BB75" w14:textId="77777777" w:rsidR="00926123"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9757B27" w14:textId="77777777" w:rsidR="00926123" w:rsidRDefault="00000000">
            <w:r>
              <w:rPr>
                <w:sz w:val="19"/>
                <w:szCs w:val="19"/>
              </w:rPr>
              <w:t>Access to care, capacity, wait times, and care model redesign</w:t>
            </w:r>
          </w:p>
        </w:tc>
      </w:tr>
      <w:tr w:rsidR="00926123" w14:paraId="7E0B90A2"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62511D4" w14:textId="77777777" w:rsidR="00926123"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29CD5B" w14:textId="77777777" w:rsidR="00926123"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B7DFA5" w14:textId="77777777" w:rsidR="00926123" w:rsidRDefault="00000000">
            <w:r>
              <w:rPr>
                <w:sz w:val="19"/>
                <w:szCs w:val="19"/>
              </w:rPr>
              <w:t>Digital transformation, technology adoption, data analytics, and virtual care</w:t>
            </w:r>
          </w:p>
        </w:tc>
      </w:tr>
      <w:tr w:rsidR="00926123" w14:paraId="0EEFE3E0"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B892EF" w14:textId="77777777" w:rsidR="00926123"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FE9ACDE" w14:textId="77777777" w:rsidR="00926123"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299BCE0" w14:textId="77777777" w:rsidR="00926123" w:rsidRDefault="00000000">
            <w:r>
              <w:rPr>
                <w:sz w:val="19"/>
                <w:szCs w:val="19"/>
              </w:rPr>
              <w:t>Facilities, equipment, physical plant, and operational systems</w:t>
            </w:r>
          </w:p>
        </w:tc>
      </w:tr>
      <w:tr w:rsidR="00926123" w14:paraId="60E1BBB9"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05BDA7" w14:textId="77777777" w:rsidR="00926123"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B4968C4" w14:textId="77777777" w:rsidR="00926123"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44EA6B" w14:textId="77777777" w:rsidR="00926123" w:rsidRDefault="00000000">
            <w:r>
              <w:rPr>
                <w:sz w:val="19"/>
                <w:szCs w:val="19"/>
              </w:rPr>
              <w:t>Health equity, anti-racism, cultural safety, and inclusive workplaces</w:t>
            </w:r>
          </w:p>
        </w:tc>
      </w:tr>
      <w:tr w:rsidR="00926123" w14:paraId="73D91271"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EEB9288" w14:textId="77777777" w:rsidR="00926123"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E613B94" w14:textId="77777777" w:rsidR="00926123"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37843E" w14:textId="77777777" w:rsidR="00926123" w:rsidRDefault="00000000">
            <w:r>
              <w:rPr>
                <w:sz w:val="19"/>
                <w:szCs w:val="19"/>
              </w:rPr>
              <w:t>Organizational identity, values clarification, and culture transformation</w:t>
            </w:r>
          </w:p>
        </w:tc>
      </w:tr>
    </w:tbl>
    <w:p w14:paraId="69A563AC" w14:textId="77777777" w:rsidR="00926123" w:rsidRDefault="00000000">
      <w:pPr>
        <w:spacing w:before="60" w:after="220"/>
      </w:pPr>
      <w:r>
        <w:rPr>
          <w:i/>
          <w:iCs/>
          <w:color w:val="5D6D7E"/>
          <w:sz w:val="18"/>
          <w:szCs w:val="18"/>
        </w:rPr>
        <w:t>Each strategic direction receives a primary theme (the definitive classification of what the direction is fundamentally about) and an optional secondary theme where a direction substantially addresses a second area. All homogeneity and heatmap analyses use primary themes only.</w:t>
      </w:r>
    </w:p>
    <w:p w14:paraId="08EDA99C" w14:textId="77777777" w:rsidR="00926123" w:rsidRDefault="00000000">
      <w:pPr>
        <w:pStyle w:val="Heading2"/>
      </w:pPr>
      <w:r>
        <w:t>3c.  How Themes Were Assigned</w:t>
      </w:r>
    </w:p>
    <w:p w14:paraId="20907D45" w14:textId="77777777" w:rsidR="00926123" w:rsidRDefault="00000000">
      <w:pPr>
        <w:spacing w:after="160"/>
      </w:pPr>
      <w:r>
        <w:t>Each of the 589 strategic directions and enablers was submitted to the Claude AI API with a structured classification prompt and a full taxonomy definition. The API returned a primary theme, an optional secondary theme, and a confidence rating (high / medium / low). Temperature was set to zero throughout (as above), every classification is deterministic and reproducible.</w:t>
      </w:r>
    </w:p>
    <w:p w14:paraId="6222915D" w14:textId="77777777" w:rsidR="00926123" w:rsidRDefault="00000000">
      <w:pPr>
        <w:spacing w:after="160"/>
      </w:pPr>
      <w:commentRangeStart w:id="21"/>
      <w:r>
        <w:t>Primary and secondary designations carry different interpretive significance. A hospital that names Workforce as a standalone strategic direction is making a different kind of commitment than one that embeds workforce language within an Operational Excellence direction. Primary theme captures the explicit commitment; secondary theme records the embedded signal without giving it equal standing. All homogeneity and prevalence analyses in this report use primary themes only.</w:t>
      </w:r>
      <w:commentRangeEnd w:id="21"/>
      <w:r>
        <w:rPr>
          <w:rStyle w:val="CommentReference"/>
          <w:sz w:val="22"/>
          <w:szCs w:val="22"/>
        </w:rPr>
        <w:commentReference w:id="21"/>
      </w:r>
    </w:p>
    <w:p w14:paraId="2F5C847F" w14:textId="77777777" w:rsidR="00926123" w:rsidRDefault="00000000">
      <w:pPr>
        <w:spacing w:after="160"/>
      </w:pPr>
      <w:r>
        <w:lastRenderedPageBreak/>
        <w:t xml:space="preserve">Two themes warrant particular care in interpretation. RES, Research &amp; Academic, is heavily driven by institutional mandate: near-universal in Teaching hospitals, absent in Small Community hospitals. </w:t>
      </w:r>
      <w:commentRangeStart w:id="22"/>
      <w:r>
        <w:t>This is a structural difference, not a strategic choice. EDI, Equity, Diversity &amp; Inclusion, showed a sharp emergence in 2022–2023 plans that may partly reflect naming convention (standalone EDI directions) rather than a genuine increase in equity content, some of which may have always been embedded within patient care or workforce directions.</w:t>
      </w:r>
      <w:commentRangeEnd w:id="22"/>
      <w:r>
        <w:rPr>
          <w:rStyle w:val="CommentReference"/>
          <w:sz w:val="22"/>
          <w:szCs w:val="22"/>
        </w:rPr>
        <w:commentReference w:id="22"/>
      </w:r>
    </w:p>
    <w:p w14:paraId="27E0650A" w14:textId="77777777" w:rsidR="00926123" w:rsidRDefault="00000000">
      <w:pPr>
        <w:pStyle w:val="Heading2"/>
      </w:pPr>
      <w:r>
        <w:t>3d.  What Hospitals Are Focused On</w:t>
      </w:r>
    </w:p>
    <w:p w14:paraId="66910573" w14:textId="77777777" w:rsidR="00926123"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648AFE4B" w14:textId="77777777" w:rsidR="00926123" w:rsidRDefault="00926123">
      <w:pPr>
        <w:spacing w:after="80"/>
      </w:pPr>
    </w:p>
    <w:p w14:paraId="434A6434" w14:textId="77777777" w:rsidR="00926123" w:rsidRDefault="00000000">
      <w:pPr>
        <w:spacing w:before="200" w:after="80"/>
      </w:pPr>
      <w:r>
        <w:rPr>
          <w:b/>
          <w:bCs/>
          <w:color w:val="1F3864"/>
          <w:sz w:val="20"/>
          <w:szCs w:val="20"/>
        </w:rPr>
        <w:t>STRATEGIC THEME EMPHASIS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926123" w14:paraId="3AD94E11"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7F2FA61" w14:textId="77777777" w:rsidR="00926123"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F7C2CC2" w14:textId="77777777" w:rsidR="00926123"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9CE004B" w14:textId="77777777" w:rsidR="00926123"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EEE13B7" w14:textId="77777777" w:rsidR="00926123"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E771E7B" w14:textId="77777777" w:rsidR="00926123" w:rsidRDefault="00000000">
            <w:pPr>
              <w:jc w:val="center"/>
            </w:pPr>
            <w:r>
              <w:rPr>
                <w:b/>
                <w:bCs/>
                <w:color w:val="FFFFFF"/>
                <w:sz w:val="20"/>
                <w:szCs w:val="20"/>
              </w:rPr>
              <w:t>Specialty</w:t>
            </w:r>
          </w:p>
        </w:tc>
      </w:tr>
      <w:tr w:rsidR="00926123" w14:paraId="3D93745C"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D94C5E8" w14:textId="77777777" w:rsidR="00926123"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F79260F" w14:textId="77777777" w:rsidR="00926123" w:rsidRDefault="00000000">
            <w:pPr>
              <w:jc w:val="cente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5B5B995" w14:textId="77777777" w:rsidR="00926123"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179D6272" w14:textId="77777777" w:rsidR="00926123" w:rsidRDefault="00000000">
            <w:pPr>
              <w:jc w:val="cente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BD676AD" w14:textId="77777777" w:rsidR="00926123" w:rsidRDefault="00000000">
            <w:pPr>
              <w:jc w:val="center"/>
            </w:pPr>
            <w:r>
              <w:rPr>
                <w:color w:val="2C3E50"/>
                <w:sz w:val="20"/>
                <w:szCs w:val="20"/>
              </w:rPr>
              <w:t>19.0%</w:t>
            </w:r>
          </w:p>
        </w:tc>
      </w:tr>
      <w:tr w:rsidR="00926123" w14:paraId="5934F9C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CE3B906" w14:textId="77777777" w:rsidR="00926123"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273DFF96" w14:textId="77777777" w:rsidR="00926123" w:rsidRDefault="00000000">
            <w:pPr>
              <w:jc w:val="cente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1082E042" w14:textId="77777777" w:rsidR="00926123"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7E1F163" w14:textId="77777777" w:rsidR="00926123" w:rsidRDefault="00000000">
            <w:pPr>
              <w:jc w:val="cente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01F6194B" w14:textId="77777777" w:rsidR="00926123" w:rsidRDefault="00000000">
            <w:pPr>
              <w:jc w:val="center"/>
            </w:pPr>
            <w:r>
              <w:rPr>
                <w:b/>
                <w:bCs/>
                <w:color w:val="FFFFFF"/>
                <w:sz w:val="20"/>
                <w:szCs w:val="20"/>
              </w:rPr>
              <w:t>22.2%</w:t>
            </w:r>
          </w:p>
        </w:tc>
      </w:tr>
      <w:tr w:rsidR="00926123" w14:paraId="5CC2D50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60605071" w14:textId="77777777" w:rsidR="00926123"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69FAF283" w14:textId="77777777" w:rsidR="00926123"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5B368845" w14:textId="77777777" w:rsidR="00926123"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616A27F" w14:textId="77777777" w:rsidR="00926123" w:rsidRDefault="00000000">
            <w:pPr>
              <w:jc w:val="cente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D64BD66" w14:textId="77777777" w:rsidR="00926123" w:rsidRDefault="00000000">
            <w:pPr>
              <w:jc w:val="center"/>
            </w:pPr>
            <w:r>
              <w:rPr>
                <w:color w:val="2C3E50"/>
                <w:sz w:val="20"/>
                <w:szCs w:val="20"/>
              </w:rPr>
              <w:t>7.9%</w:t>
            </w:r>
          </w:p>
        </w:tc>
      </w:tr>
      <w:tr w:rsidR="00926123" w14:paraId="125F947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9739216" w14:textId="77777777" w:rsidR="00926123"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1B82B56" w14:textId="77777777" w:rsidR="00926123"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16357D0" w14:textId="77777777" w:rsidR="00926123"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4B2C8AAC" w14:textId="77777777" w:rsidR="00926123" w:rsidRDefault="00000000">
            <w:pPr>
              <w:jc w:val="cente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D0C699" w14:textId="77777777" w:rsidR="00926123" w:rsidRDefault="00000000">
            <w:pPr>
              <w:jc w:val="center"/>
            </w:pPr>
            <w:r>
              <w:rPr>
                <w:color w:val="2C3E50"/>
                <w:sz w:val="20"/>
                <w:szCs w:val="20"/>
              </w:rPr>
              <w:t>7.9%</w:t>
            </w:r>
          </w:p>
        </w:tc>
      </w:tr>
      <w:tr w:rsidR="00926123" w14:paraId="03518C0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7CEFACE" w14:textId="77777777" w:rsidR="00926123"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vAlign w:val="center"/>
          </w:tcPr>
          <w:p w14:paraId="5A78BAC7" w14:textId="77777777" w:rsidR="00926123" w:rsidRDefault="00000000">
            <w:pPr>
              <w:jc w:val="cente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4A24D91" w14:textId="77777777" w:rsidR="00926123"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41869562" w14:textId="77777777" w:rsidR="00926123"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31DA50B" w14:textId="77777777" w:rsidR="00926123" w:rsidRDefault="00000000">
            <w:pPr>
              <w:jc w:val="center"/>
            </w:pPr>
            <w:r>
              <w:rPr>
                <w:color w:val="2C3E50"/>
                <w:sz w:val="20"/>
                <w:szCs w:val="20"/>
              </w:rPr>
              <w:t>14.3%</w:t>
            </w:r>
          </w:p>
        </w:tc>
      </w:tr>
      <w:tr w:rsidR="00926123" w14:paraId="4C939376"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6A760477" w14:textId="77777777" w:rsidR="00926123"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C964936" w14:textId="77777777" w:rsidR="00926123"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3C837063" w14:textId="77777777" w:rsidR="00926123"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97B62A7" w14:textId="77777777" w:rsidR="00926123" w:rsidRDefault="00000000">
            <w:pPr>
              <w:jc w:val="cente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2D846E98" w14:textId="77777777" w:rsidR="00926123" w:rsidRDefault="00000000">
            <w:pPr>
              <w:jc w:val="center"/>
            </w:pPr>
            <w:r>
              <w:rPr>
                <w:color w:val="2C3E50"/>
                <w:sz w:val="20"/>
                <w:szCs w:val="20"/>
              </w:rPr>
              <w:t>11.1%</w:t>
            </w:r>
          </w:p>
        </w:tc>
      </w:tr>
      <w:tr w:rsidR="00926123" w14:paraId="6BDFF14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48CF254" w14:textId="77777777" w:rsidR="00926123"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E395FE6" w14:textId="77777777" w:rsidR="00926123"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A20DD29" w14:textId="77777777" w:rsidR="00926123"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9D1493C" w14:textId="77777777" w:rsidR="00926123" w:rsidRDefault="00000000">
            <w:pPr>
              <w:jc w:val="cente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CF34663" w14:textId="77777777" w:rsidR="00926123" w:rsidRDefault="00000000">
            <w:pPr>
              <w:jc w:val="center"/>
            </w:pPr>
            <w:r>
              <w:rPr>
                <w:color w:val="2C3E50"/>
                <w:sz w:val="20"/>
                <w:szCs w:val="20"/>
              </w:rPr>
              <w:t>7.9%</w:t>
            </w:r>
          </w:p>
        </w:tc>
      </w:tr>
      <w:tr w:rsidR="00926123" w14:paraId="5ACD759D"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0938C655" w14:textId="77777777" w:rsidR="00926123"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21D568F" w14:textId="77777777" w:rsidR="00926123"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A8EA82F" w14:textId="77777777" w:rsidR="00926123"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6DD6CCB1" w14:textId="77777777" w:rsidR="00926123" w:rsidRDefault="00000000">
            <w:pPr>
              <w:jc w:val="cente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477964A" w14:textId="77777777" w:rsidR="00926123" w:rsidRDefault="00000000">
            <w:pPr>
              <w:jc w:val="center"/>
            </w:pPr>
            <w:r>
              <w:rPr>
                <w:color w:val="2C3E50"/>
                <w:sz w:val="20"/>
                <w:szCs w:val="20"/>
              </w:rPr>
              <w:t>3.2%</w:t>
            </w:r>
          </w:p>
        </w:tc>
      </w:tr>
      <w:tr w:rsidR="00926123" w14:paraId="216B3686"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725F4FC" w14:textId="77777777" w:rsidR="00926123"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26341F12" w14:textId="77777777" w:rsidR="00926123" w:rsidRDefault="00000000">
            <w:pPr>
              <w:jc w:val="cente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3898BFDE" w14:textId="77777777" w:rsidR="00926123"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70588AE" w14:textId="77777777" w:rsidR="00926123" w:rsidRDefault="00000000">
            <w:pPr>
              <w:jc w:val="cente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A595DAC" w14:textId="77777777" w:rsidR="00926123" w:rsidRDefault="00000000">
            <w:pPr>
              <w:jc w:val="center"/>
            </w:pPr>
            <w:r>
              <w:rPr>
                <w:color w:val="2C3E50"/>
                <w:sz w:val="20"/>
                <w:szCs w:val="20"/>
              </w:rPr>
              <w:t>4.8%</w:t>
            </w:r>
          </w:p>
        </w:tc>
      </w:tr>
      <w:tr w:rsidR="00926123" w14:paraId="180DD8A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9177E82" w14:textId="77777777" w:rsidR="00926123"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55D142D" w14:textId="77777777" w:rsidR="00926123"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EDBB8BE" w14:textId="77777777" w:rsidR="00926123"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2E4B4C48" w14:textId="77777777" w:rsidR="00926123" w:rsidRDefault="00000000">
            <w:pPr>
              <w:jc w:val="cente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9BA3848" w14:textId="77777777" w:rsidR="00926123" w:rsidRDefault="00000000">
            <w:pPr>
              <w:jc w:val="center"/>
            </w:pPr>
            <w:r>
              <w:rPr>
                <w:color w:val="2C3E50"/>
                <w:sz w:val="20"/>
                <w:szCs w:val="20"/>
              </w:rPr>
              <w:t>1.6%</w:t>
            </w:r>
          </w:p>
        </w:tc>
      </w:tr>
    </w:tbl>
    <w:p w14:paraId="663C7459" w14:textId="77777777" w:rsidR="00926123" w:rsidRDefault="00926123">
      <w:pPr>
        <w:spacing w:after="60"/>
      </w:pPr>
    </w:p>
    <w:p w14:paraId="38486EB2" w14:textId="77777777" w:rsidR="00926123" w:rsidRDefault="00000000">
      <w:pPr>
        <w:spacing w:after="40"/>
      </w:pPr>
      <w:r>
        <w:rPr>
          <w:i/>
          <w:iCs/>
          <w:color w:val="5D6D7E"/>
          <w:sz w:val="18"/>
          <w:szCs w:val="18"/>
        </w:rPr>
        <w:t>Colour scale, share of 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926123" w14:paraId="42E205B2" w14:textId="77777777">
        <w:tc>
          <w:tcPr>
            <w:tcW w:w="1170" w:type="dxa"/>
            <w:shd w:val="clear" w:color="auto" w:fill="F7FBFF"/>
          </w:tcPr>
          <w:p w14:paraId="4DCB7FE0" w14:textId="77777777" w:rsidR="00926123" w:rsidRDefault="00000000">
            <w:pPr>
              <w:jc w:val="center"/>
            </w:pPr>
            <w:r>
              <w:rPr>
                <w:color w:val="444444"/>
                <w:sz w:val="16"/>
                <w:szCs w:val="16"/>
              </w:rPr>
              <w:t>0%</w:t>
            </w:r>
          </w:p>
        </w:tc>
        <w:tc>
          <w:tcPr>
            <w:tcW w:w="1170" w:type="dxa"/>
            <w:shd w:val="clear" w:color="auto" w:fill="DEEBF7"/>
          </w:tcPr>
          <w:p w14:paraId="12F58CB8" w14:textId="77777777" w:rsidR="00926123" w:rsidRDefault="00000000">
            <w:pPr>
              <w:jc w:val="center"/>
            </w:pPr>
            <w:r>
              <w:rPr>
                <w:color w:val="444444"/>
                <w:sz w:val="16"/>
                <w:szCs w:val="16"/>
              </w:rPr>
              <w:t>1–5%</w:t>
            </w:r>
          </w:p>
        </w:tc>
        <w:tc>
          <w:tcPr>
            <w:tcW w:w="1170" w:type="dxa"/>
            <w:shd w:val="clear" w:color="auto" w:fill="C6DBEF"/>
          </w:tcPr>
          <w:p w14:paraId="7124283C" w14:textId="77777777" w:rsidR="00926123" w:rsidRDefault="00000000">
            <w:pPr>
              <w:jc w:val="center"/>
            </w:pPr>
            <w:r>
              <w:rPr>
                <w:color w:val="444444"/>
                <w:sz w:val="16"/>
                <w:szCs w:val="16"/>
              </w:rPr>
              <w:t>5–10%</w:t>
            </w:r>
          </w:p>
        </w:tc>
        <w:tc>
          <w:tcPr>
            <w:tcW w:w="1170" w:type="dxa"/>
            <w:shd w:val="clear" w:color="auto" w:fill="9ECAE1"/>
          </w:tcPr>
          <w:p w14:paraId="13288B3F" w14:textId="77777777" w:rsidR="00926123" w:rsidRDefault="00000000">
            <w:pPr>
              <w:jc w:val="center"/>
            </w:pPr>
            <w:r>
              <w:rPr>
                <w:color w:val="444444"/>
                <w:sz w:val="16"/>
                <w:szCs w:val="16"/>
              </w:rPr>
              <w:t>10–15%</w:t>
            </w:r>
          </w:p>
        </w:tc>
        <w:tc>
          <w:tcPr>
            <w:tcW w:w="1170" w:type="dxa"/>
            <w:shd w:val="clear" w:color="auto" w:fill="6BAED6"/>
          </w:tcPr>
          <w:p w14:paraId="1572B6B2" w14:textId="77777777" w:rsidR="00926123" w:rsidRDefault="00000000">
            <w:pPr>
              <w:jc w:val="center"/>
            </w:pPr>
            <w:r>
              <w:rPr>
                <w:color w:val="444444"/>
                <w:sz w:val="16"/>
                <w:szCs w:val="16"/>
              </w:rPr>
              <w:t>15–20%</w:t>
            </w:r>
          </w:p>
        </w:tc>
        <w:tc>
          <w:tcPr>
            <w:tcW w:w="1170" w:type="dxa"/>
            <w:shd w:val="clear" w:color="auto" w:fill="4292C6"/>
          </w:tcPr>
          <w:p w14:paraId="6CD79717" w14:textId="77777777" w:rsidR="00926123" w:rsidRDefault="00000000">
            <w:pPr>
              <w:jc w:val="center"/>
            </w:pPr>
            <w:r>
              <w:rPr>
                <w:color w:val="FFFFFF"/>
                <w:sz w:val="16"/>
                <w:szCs w:val="16"/>
              </w:rPr>
              <w:t>20–25%</w:t>
            </w:r>
          </w:p>
        </w:tc>
        <w:tc>
          <w:tcPr>
            <w:tcW w:w="1170" w:type="dxa"/>
            <w:shd w:val="clear" w:color="auto" w:fill="2171B5"/>
          </w:tcPr>
          <w:p w14:paraId="25CC31B0" w14:textId="77777777" w:rsidR="00926123" w:rsidRDefault="00000000">
            <w:pPr>
              <w:jc w:val="center"/>
            </w:pPr>
            <w:r>
              <w:rPr>
                <w:color w:val="FFFFFF"/>
                <w:sz w:val="16"/>
                <w:szCs w:val="16"/>
              </w:rPr>
              <w:t>25–30%</w:t>
            </w:r>
          </w:p>
        </w:tc>
        <w:tc>
          <w:tcPr>
            <w:tcW w:w="1169" w:type="dxa"/>
            <w:shd w:val="clear" w:color="auto" w:fill="08519C"/>
          </w:tcPr>
          <w:p w14:paraId="259AE8CF" w14:textId="77777777" w:rsidR="00926123" w:rsidRDefault="00000000">
            <w:pPr>
              <w:jc w:val="center"/>
            </w:pPr>
            <w:r>
              <w:rPr>
                <w:color w:val="FFFFFF"/>
                <w:sz w:val="16"/>
                <w:szCs w:val="16"/>
              </w:rPr>
              <w:t>30%+</w:t>
            </w:r>
          </w:p>
        </w:tc>
      </w:tr>
    </w:tbl>
    <w:p w14:paraId="740155DA" w14:textId="77777777" w:rsidR="00926123" w:rsidRDefault="00000000">
      <w:pPr>
        <w:spacing w:before="60" w:after="220"/>
      </w:pPr>
      <w:r>
        <w:rPr>
          <w:i/>
          <w:iCs/>
          <w:color w:val="5D6D7E"/>
          <w:sz w:val="18"/>
          <w:szCs w:val="18"/>
        </w:rPr>
        <w:t>Source: HospitalIntelligenceR analysis. 589 strategic directions and enablers across 119 hospitals. Values = percentage of that type group's directions classified to each primary theme. Rows sum to approximately 100% within each hospital type.</w:t>
      </w:r>
    </w:p>
    <w:p w14:paraId="72478461" w14:textId="77777777" w:rsidR="00926123" w:rsidRDefault="00000000">
      <w:pPr>
        <w:pStyle w:val="Heading2"/>
      </w:pPr>
      <w:r>
        <w:t>3e.  Key Differences by Hospital Type</w:t>
      </w:r>
    </w:p>
    <w:p w14:paraId="3CAE6491" w14:textId="77777777" w:rsidR="00926123" w:rsidRDefault="00000000">
      <w:pPr>
        <w:spacing w:after="160"/>
      </w:pPr>
      <w:r>
        <w:rPr>
          <w:b/>
          <w:bCs/>
        </w:rPr>
        <w:t>Workforce is the one universal priority.</w:t>
      </w:r>
      <w:r>
        <w:t xml:space="preserve">  WRK is the only theme present in the core strategic profile of every hospital type. It is also the theme that showed the sharpest post-COVID growth, rising from 75% of hospitals in Pre-COVID plans to over 90% in plans written since 2022, where it has held steady. The staffing crisis left a clear and durable mark on how Ontario hospitals frame their strategic priorities.</w:t>
      </w:r>
    </w:p>
    <w:p w14:paraId="0954D4BD" w14:textId="77777777" w:rsidR="00926123" w:rsidRDefault="00000000">
      <w:pPr>
        <w:spacing w:after="160"/>
      </w:pPr>
      <w:r>
        <w:rPr>
          <w:b/>
          <w:bCs/>
        </w:rPr>
        <w:t>Research separates Teaching hospitals from everyone else.</w:t>
      </w:r>
      <w:r>
        <w:t xml:space="preserve">  The single largest differentiator across types is RES. Teaching hospitals dedicate nearly a third of their strategic </w:t>
      </w:r>
      <w:r>
        <w:lastRenderedPageBreak/>
        <w:t xml:space="preserve">directions to research; </w:t>
      </w:r>
      <w:commentRangeStart w:id="23"/>
      <w:r>
        <w:t xml:space="preserve">Small Community </w:t>
      </w:r>
      <w:commentRangeEnd w:id="23"/>
      <w:r>
        <w:rPr>
          <w:rStyle w:val="CommentReference"/>
          <w:sz w:val="22"/>
          <w:szCs w:val="22"/>
        </w:rPr>
        <w:commentReference w:id="23"/>
      </w:r>
      <w:r>
        <w:t>hospitals have none. This is a mandate difference, not a strategic choice, and it should be excluded or controlled in any analysis comparing strategic priorities across types.</w:t>
      </w:r>
    </w:p>
    <w:p w14:paraId="2F075D61" w14:textId="77777777" w:rsidR="00926123"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489630A6" w14:textId="77777777" w:rsidR="00926123" w:rsidRDefault="00000000">
      <w:pPr>
        <w:spacing w:after="160"/>
      </w:pPr>
      <w:r>
        <w:rPr>
          <w:b/>
          <w:bCs/>
        </w:rPr>
        <w:t>Equity emerged sharply after COVID, then partially receded.</w:t>
      </w:r>
      <w:r>
        <w:t xml:space="preserve">  EDI was present in fewer than 10% of Pre-COVID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44D5250C" w14:textId="77777777" w:rsidR="00926123"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whose mandates are highly specific are developing plans whose strategic logic is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3FFB27E8" w14:textId="77777777" w:rsidR="00926123" w:rsidRDefault="00000000">
      <w:pPr>
        <w:spacing w:after="160"/>
      </w:pPr>
      <w:r>
        <w:rPr>
          <w:b/>
          <w:bCs/>
        </w:rPr>
        <w:t>Financial sustainability is a small-hospital concern.</w:t>
      </w:r>
      <w:r>
        <w:t xml:space="preserve">  FIN is more prevalent in Small Community plans (13% of directions) than in Teaching or Specialty plans (8%). Small community hospitals, often operating with thin margins and limited capital reserves, are more likely to name financial sustainability as an explicit strategic commitment. This aligns with the structural financial pressures that disproportionately affect smaller institutions.</w:t>
      </w:r>
    </w:p>
    <w:p w14:paraId="2136D45D" w14:textId="77777777" w:rsidR="00926123" w:rsidRDefault="00926123">
      <w:pPr>
        <w:spacing w:after="80"/>
      </w:pPr>
    </w:p>
    <w:p w14:paraId="4F7DA889" w14:textId="77777777" w:rsidR="00926123" w:rsidRDefault="00000000">
      <w:pPr>
        <w:spacing w:before="200" w:after="80"/>
      </w:pPr>
      <w:r>
        <w:rPr>
          <w:b/>
          <w:bCs/>
          <w:color w:val="1F3864"/>
          <w:sz w:val="20"/>
          <w:szCs w:val="20"/>
        </w:rPr>
        <w:t>NOTABLE SHIFTS IN THEME PREVALENCE: PRE-COVID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926123" w14:paraId="01B35ECD"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2B764D1" w14:textId="77777777" w:rsidR="00926123" w:rsidRDefault="00000000">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0A35F9E" w14:textId="77777777" w:rsidR="00926123" w:rsidRDefault="00000000">
            <w:pPr>
              <w:jc w:val="center"/>
            </w:pPr>
            <w:r>
              <w:rPr>
                <w:b/>
                <w:bCs/>
                <w:color w:val="FFFFFF"/>
                <w:sz w:val="20"/>
                <w:szCs w:val="20"/>
              </w:rPr>
              <w:t>Pre-COVID</w:t>
            </w:r>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6982B5B" w14:textId="77777777" w:rsidR="00926123" w:rsidRDefault="00000000">
            <w:pPr>
              <w:jc w:val="center"/>
            </w:pPr>
            <w:r>
              <w:rPr>
                <w:b/>
                <w:bCs/>
                <w:color w:val="FFFFFF"/>
                <w:sz w:val="20"/>
                <w:szCs w:val="20"/>
              </w:rPr>
              <w:t>Post-COVID</w:t>
            </w:r>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C41EBE" w14:textId="77777777" w:rsidR="00926123"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CDC5350" w14:textId="77777777" w:rsidR="00926123"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B74FA4D" w14:textId="77777777" w:rsidR="00926123" w:rsidRDefault="00000000">
            <w:r>
              <w:rPr>
                <w:b/>
                <w:bCs/>
                <w:color w:val="FFFFFF"/>
                <w:sz w:val="20"/>
                <w:szCs w:val="20"/>
              </w:rPr>
              <w:t>Interpretation</w:t>
            </w:r>
          </w:p>
        </w:tc>
      </w:tr>
      <w:tr w:rsidR="00926123" w14:paraId="4ECECAD0"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4897A4" w14:textId="77777777" w:rsidR="00926123"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EE5F1F" w14:textId="77777777" w:rsidR="00926123"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C4125C" w14:textId="77777777" w:rsidR="00926123"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01350D" w14:textId="77777777" w:rsidR="00926123"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D5D278F" w14:textId="77777777" w:rsidR="00926123"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9C39243" w14:textId="77777777" w:rsidR="00926123" w:rsidRDefault="00000000">
            <w:r>
              <w:rPr>
                <w:sz w:val="18"/>
                <w:szCs w:val="18"/>
              </w:rPr>
              <w:t>Step-change post-COVID; near-universal and holding, staffing pressures have not eased</w:t>
            </w:r>
          </w:p>
        </w:tc>
      </w:tr>
      <w:tr w:rsidR="00926123" w14:paraId="4323ECD8"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E47696C" w14:textId="77777777" w:rsidR="00926123"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4A44899" w14:textId="77777777" w:rsidR="00926123"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81F2DE" w14:textId="77777777" w:rsidR="00926123"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D4F0DF5" w14:textId="77777777" w:rsidR="00926123"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CD74BA4" w14:textId="77777777" w:rsidR="00926123"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7DB209" w14:textId="77777777" w:rsidR="00926123" w:rsidRDefault="00000000">
            <w:r>
              <w:rPr>
                <w:sz w:val="18"/>
                <w:szCs w:val="18"/>
              </w:rPr>
              <w:t>Sharp 2022–23 spike; partial retreat suggests normalization into other directions</w:t>
            </w:r>
          </w:p>
        </w:tc>
      </w:tr>
      <w:tr w:rsidR="00926123" w14:paraId="6CC49086"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441F1C2" w14:textId="77777777" w:rsidR="00926123"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E490C6" w14:textId="77777777" w:rsidR="00926123"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92A19E" w14:textId="77777777" w:rsidR="00926123"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34F1241" w14:textId="77777777" w:rsidR="00926123"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B7BFD1D" w14:textId="77777777" w:rsidR="00926123"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AA0F89" w14:textId="77777777" w:rsidR="00926123" w:rsidRDefault="00000000">
            <w:commentRangeStart w:id="24"/>
            <w:r>
              <w:rPr>
                <w:sz w:val="18"/>
                <w:szCs w:val="18"/>
              </w:rPr>
              <w:t xml:space="preserve">Dipped during 2022–23 before accelerating sharply in the most recent cycle; digital </w:t>
            </w:r>
            <w:r>
              <w:rPr>
                <w:sz w:val="18"/>
                <w:szCs w:val="18"/>
              </w:rPr>
              <w:lastRenderedPageBreak/>
              <w:t>infrastructure becoming a capital priority as hospitals emerged from the acute recovery phase</w:t>
            </w:r>
            <w:commentRangeEnd w:id="24"/>
            <w:r>
              <w:rPr>
                <w:rStyle w:val="CommentReference"/>
                <w:sz w:val="22"/>
                <w:szCs w:val="22"/>
              </w:rPr>
              <w:commentReference w:id="24"/>
            </w:r>
          </w:p>
        </w:tc>
      </w:tr>
      <w:tr w:rsidR="00926123" w14:paraId="4E61827F"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BE94483" w14:textId="77777777" w:rsidR="00926123" w:rsidRDefault="00000000">
            <w:r>
              <w:rPr>
                <w:sz w:val="19"/>
                <w:szCs w:val="19"/>
              </w:rPr>
              <w:lastRenderedPageBreak/>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EF63BB7" w14:textId="77777777" w:rsidR="00926123"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75DCB6C" w14:textId="77777777" w:rsidR="00926123"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451D64F" w14:textId="77777777" w:rsidR="00926123"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2977A01" w14:textId="77777777" w:rsidR="00926123"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8304204" w14:textId="77777777" w:rsidR="00926123" w:rsidRDefault="00000000">
            <w:r>
              <w:rPr>
                <w:sz w:val="18"/>
                <w:szCs w:val="18"/>
              </w:rPr>
              <w:t>Post-COVID facility investment backlogs and digital infrastructure needs</w:t>
            </w:r>
          </w:p>
        </w:tc>
      </w:tr>
      <w:tr w:rsidR="00926123" w14:paraId="7B7F52AA"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D82352" w14:textId="77777777" w:rsidR="00926123"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CFCAD2" w14:textId="77777777" w:rsidR="00926123"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A49F73" w14:textId="77777777" w:rsidR="00926123"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B85CB5A" w14:textId="77777777" w:rsidR="00926123"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6D72DF6" w14:textId="77777777" w:rsidR="00926123"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0B105C" w14:textId="77777777" w:rsidR="00926123" w:rsidRDefault="00000000">
            <w:r>
              <w:rPr>
                <w:sz w:val="18"/>
                <w:szCs w:val="18"/>
              </w:rPr>
              <w:t>Type-composition effect: Large Community hospitals are newly entering the research space</w:t>
            </w:r>
          </w:p>
        </w:tc>
      </w:tr>
    </w:tbl>
    <w:p w14:paraId="5E933B44" w14:textId="77777777" w:rsidR="00926123" w:rsidRDefault="00000000">
      <w:pPr>
        <w:spacing w:before="60" w:after="220"/>
      </w:pPr>
      <w:r>
        <w:rPr>
          <w:i/>
          <w:iCs/>
          <w:color w:val="5D6D7E"/>
          <w:sz w:val="18"/>
          <w:szCs w:val="18"/>
        </w:rPr>
        <w:t>Hospital prevalence = % of hospitals in each era with at least one direction in the theme. Pre-COVID n=12; interpret directionally. RES shift is a type-composition effect, see Section 3e.</w:t>
      </w:r>
    </w:p>
    <w:p w14:paraId="5155951D" w14:textId="77777777" w:rsidR="00926123" w:rsidRDefault="00926123">
      <w:pPr>
        <w:pBdr>
          <w:bottom w:val="single" w:sz="8" w:space="1" w:color="2E75B6"/>
        </w:pBdr>
        <w:spacing w:before="240" w:after="240"/>
      </w:pPr>
    </w:p>
    <w:p w14:paraId="5B466B93" w14:textId="77777777" w:rsidR="00926123" w:rsidRDefault="00000000">
      <w:pPr>
        <w:pStyle w:val="Heading1"/>
      </w:pPr>
      <w:r>
        <w:t>4.  A Bridge to Performance</w:t>
      </w:r>
    </w:p>
    <w:p w14:paraId="3799D1C7" w14:textId="77777777" w:rsidR="00926123" w:rsidRDefault="00000000">
      <w:pPr>
        <w:spacing w:after="160"/>
      </w:pPr>
      <w:r>
        <w:t>Describing what hospitals say their strategic priorities are is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23117DEF" w14:textId="77777777" w:rsidR="00926123" w:rsidRDefault="00000000">
      <w:pPr>
        <w:spacing w:after="160"/>
      </w:pPr>
      <w:r>
        <w:t>We have already begun that linkage. We used seven years of data from the Ministry of Health’s Hospital Information Tables (HIT) as our source of financial information.</w:t>
      </w:r>
    </w:p>
    <w:p w14:paraId="71190DF7" w14:textId="77777777" w:rsidR="00926123" w:rsidRDefault="00926123">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926123" w14:paraId="66F80FCF"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6939BC42" w14:textId="77777777" w:rsidR="00926123" w:rsidRDefault="00000000">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p>
        </w:tc>
      </w:tr>
    </w:tbl>
    <w:p w14:paraId="55835E40" w14:textId="77777777" w:rsidR="00926123" w:rsidRDefault="00926123">
      <w:pPr>
        <w:spacing w:after="100"/>
      </w:pPr>
    </w:p>
    <w:p w14:paraId="2BC3A63A" w14:textId="77777777" w:rsidR="00926123" w:rsidRDefault="00000000">
      <w:pPr>
        <w:spacing w:after="160"/>
      </w:pPr>
      <w:r>
        <w:t>This is not a failure of analysis. It is a substantive finding, and an important one for anyone who takes strategic planning seriously.</w:t>
      </w:r>
    </w:p>
    <w:p w14:paraId="0BCCC4E8" w14:textId="77777777" w:rsidR="00926123" w:rsidRDefault="00000000">
      <w:pPr>
        <w:spacing w:after="160"/>
      </w:pPr>
      <w:r>
        <w:t>Financial performance in Ontario hospitals is heavily governed by provincial funding formulas, HSAA balanced-budget requirements, and sector-wide funding events, forces that affect every hospital regardless of its strategic choices. The Ministry's financial reporting series captures those system-level pressures powerfully. What it may not capture is the effect of individual hospital strategy operating within that system. The instrument may simply be too blunt for the question.</w:t>
      </w:r>
    </w:p>
    <w:p w14:paraId="49AAB6D9" w14:textId="77777777" w:rsidR="00926123" w:rsidRDefault="00000000">
      <w:pPr>
        <w:spacing w:after="160"/>
      </w:pPr>
      <w:commentRangeStart w:id="25"/>
      <w:r>
        <w:t xml:space="preserve">The more sensitive tests are coming. We are building linkages to CIHI quality indicators,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w:t>
      </w:r>
      <w:r>
        <w:lastRenderedPageBreak/>
        <w:t>focus on other things? The real test of whether strategic planning in Ontario hospitals is operational or ceremonial.</w:t>
      </w:r>
      <w:commentRangeEnd w:id="25"/>
      <w:r>
        <w:rPr>
          <w:rStyle w:val="CommentReference"/>
          <w:sz w:val="22"/>
          <w:szCs w:val="22"/>
        </w:rPr>
        <w:commentReference w:id="25"/>
      </w:r>
    </w:p>
    <w:p w14:paraId="5E16DA03" w14:textId="77777777" w:rsidR="00926123" w:rsidRDefault="00926123">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926123" w14:paraId="4E0218B1"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2DB68466" w14:textId="77777777" w:rsidR="00926123" w:rsidRDefault="00000000">
            <w:r>
              <w:rPr>
                <w:i/>
                <w:iCs/>
                <w:color w:val="1F3864"/>
              </w:rPr>
              <w:t>Board members and CEOs should ask: when did the board last have a substantive conversation grounded in what the strategic plan actually says? The answer to that question may be more revealing than anything in the plan itself.</w:t>
            </w:r>
          </w:p>
        </w:tc>
      </w:tr>
    </w:tbl>
    <w:p w14:paraId="417A1DC2" w14:textId="77777777" w:rsidR="00926123" w:rsidRDefault="00926123">
      <w:pPr>
        <w:spacing w:after="80"/>
      </w:pPr>
    </w:p>
    <w:p w14:paraId="04D4850E" w14:textId="77777777" w:rsidR="00926123" w:rsidRDefault="00926123">
      <w:pPr>
        <w:pBdr>
          <w:bottom w:val="single" w:sz="8" w:space="1" w:color="2E75B6"/>
        </w:pBdr>
        <w:spacing w:before="240" w:after="240"/>
      </w:pPr>
    </w:p>
    <w:p w14:paraId="68011AF0" w14:textId="77777777" w:rsidR="00926123" w:rsidRDefault="00000000">
      <w:pPr>
        <w:pStyle w:val="Heading1"/>
      </w:pPr>
      <w:r>
        <w:t>5.  Next Steps and an Invitation</w:t>
      </w:r>
    </w:p>
    <w:p w14:paraId="0D735384" w14:textId="77777777" w:rsidR="00926123" w:rsidRDefault="00000000">
      <w:pPr>
        <w:spacing w:after="160"/>
      </w:pPr>
      <w:r>
        <w:t>This analysis is the first systematic, sector-wide picture of what Ontario public hospitals say their strategic priorities are. We believe it has practical value, for board members comparing their hospital's focus against peers, for health system leaders tracking sector-wide trends, and for researchers asking whether stated priorities connect to measurable outcomes.</w:t>
      </w:r>
    </w:p>
    <w:p w14:paraId="1C5798C4" w14:textId="77777777" w:rsidR="00926123" w:rsidRDefault="00000000">
      <w:pPr>
        <w:spacing w:after="160"/>
      </w:pPr>
      <w:r>
        <w:t>Our next steps include CIHI quality indicator linkage,and a deeper look at what makes some hospitals' strategic plans genuinely distinctive, not just in the themes they address, but in the specificity and ambition of how they articulate their commitments. The dataset also positions us to track how sector-wide strategic priorities shift across future planning cycles.</w:t>
      </w:r>
    </w:p>
    <w:p w14:paraId="678C5850" w14:textId="77777777" w:rsidR="00926123"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0E24EF59" w14:textId="77777777" w:rsidR="00926123" w:rsidRDefault="00926123">
      <w:pPr>
        <w:spacing w:after="300"/>
      </w:pPr>
    </w:p>
    <w:p w14:paraId="39FEED98" w14:textId="77777777" w:rsidR="00926123" w:rsidRDefault="00000000">
      <w:pPr>
        <w:spacing w:after="60"/>
        <w:jc w:val="center"/>
      </w:pPr>
      <w:r>
        <w:rPr>
          <w:b/>
          <w:bCs/>
          <w:color w:val="1F3864"/>
          <w:sz w:val="26"/>
          <w:szCs w:val="26"/>
        </w:rPr>
        <w:t>HospitalIntelligenceR</w:t>
      </w:r>
    </w:p>
    <w:p w14:paraId="03EDA5E8" w14:textId="77777777" w:rsidR="00926123" w:rsidRDefault="00000000">
      <w:pPr>
        <w:spacing w:after="60"/>
        <w:jc w:val="center"/>
      </w:pPr>
      <w:r>
        <w:rPr>
          <w:color w:val="5D6D7E"/>
          <w:sz w:val="20"/>
          <w:szCs w:val="20"/>
        </w:rPr>
        <w:t>Ontario, Canada  |  May 2026</w:t>
      </w:r>
    </w:p>
    <w:p w14:paraId="4F0265E9" w14:textId="77777777" w:rsidR="00926123" w:rsidRDefault="00000000">
      <w:pPr>
        <w:jc w:val="center"/>
      </w:pPr>
      <w:r>
        <w:rPr>
          <w:i/>
          <w:iCs/>
          <w:color w:val="5D6D7E"/>
          <w:sz w:val="18"/>
          <w:szCs w:val="18"/>
        </w:rPr>
        <w:t>Data collected and analyzed using the HospitalIntelligenceR platform (R + Claude AI API)</w:t>
      </w:r>
    </w:p>
    <w:sectPr w:rsidR="0092612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Lewis Hooper" w:date="2026-05-21T10:17:00Z" w:initials="LH">
    <w:p w14:paraId="6FA51580" w14:textId="77777777" w:rsidR="00D17010" w:rsidRDefault="00D17010" w:rsidP="00D17010">
      <w:pPr>
        <w:pStyle w:val="CommentText"/>
      </w:pPr>
      <w:r>
        <w:rPr>
          <w:rStyle w:val="CommentReference"/>
        </w:rPr>
        <w:annotationRef/>
      </w:r>
      <w:r>
        <w:t>Sorry I can’t get past this.  Pre-covid and Post-covid, will flumox some readers. Who will ask “when was covid, and Why are you ignoring it?””</w:t>
      </w:r>
      <w:r>
        <w:br/>
        <w:t xml:space="preserve">lets write these titles as Pre/Early-COVID and </w:t>
      </w:r>
      <w:r>
        <w:br/>
        <w:t>Post/Recovery-COVID</w:t>
      </w:r>
      <w:r>
        <w:br/>
        <w:t xml:space="preserve">Please include these changes throughtout the document. </w:t>
      </w:r>
    </w:p>
  </w:comment>
  <w:comment w:id="19" w:author="Lewis Hooper" w:date="2026-05-19T09:25:00Z" w:initials="LH">
    <w:p w14:paraId="128DD8AE" w14:textId="77777777" w:rsidR="00926123" w:rsidRDefault="00866207">
      <w:pPr>
        <w:overflowPunct w:val="0"/>
      </w:pPr>
      <w:r>
        <w:rPr>
          <w:rStyle w:val="CommentReference"/>
        </w:rPr>
        <w:annotationRef/>
      </w:r>
      <w:r w:rsidR="00000000">
        <w:rPr>
          <w:rFonts w:ascii="Liberation Serif" w:eastAsia="DejaVu Sans" w:hAnsi="Liberation Serif" w:cs="DejaVu Sans"/>
          <w:color w:val="auto"/>
          <w:sz w:val="24"/>
          <w:szCs w:val="24"/>
          <w:lang w:bidi="en-US"/>
        </w:rPr>
        <w:t>A weak word.   Remind me what was partial See also next comment</w:t>
      </w:r>
    </w:p>
  </w:comment>
  <w:comment w:id="20" w:author="Claude" w:date="2026-05-19T18:55:00Z" w:initials="C">
    <w:p w14:paraId="6E4A1606" w14:textId="77777777" w:rsidR="00926123" w:rsidRDefault="00000000">
      <w:r>
        <w:annotationRef/>
      </w:r>
      <w:r>
        <w:rPr>
          <w:color w:val="000000"/>
          <w:sz w:val="20"/>
          <w:szCs w:val="20"/>
        </w:rPr>
        <w:t>VERIFY BEFORE PUBLICATION: Headline updated to 589 (534 directions + 55 enablers per Skip’s clarification from strategy_master.csv). Residual check: 534 directions ÷ 119 hospitals = 4.49, closer to 4.5 than the 4.3 stated here and in the type table. The 4.3 may reflect a different averaging method or an earlier data state. If the type-group means in the cohort table are current, the overall average derived from them is approximately 4.3 — confirm that is consistent with the latest data run before final publication.</w:t>
      </w:r>
    </w:p>
  </w:comment>
  <w:comment w:id="21" w:author="Lewis Hooper" w:date="2026-05-19T09:29:00Z" w:initials="LH">
    <w:p w14:paraId="66BE4C52" w14:textId="77777777" w:rsidR="00926123" w:rsidRDefault="00866207">
      <w:pPr>
        <w:overflowPunct w:val="0"/>
      </w:pPr>
      <w:r>
        <w:rPr>
          <w:rStyle w:val="CommentReference"/>
        </w:rPr>
        <w:annotationRef/>
      </w:r>
      <w:r w:rsidR="00000000">
        <w:rPr>
          <w:rFonts w:ascii="Liberation Serif" w:eastAsia="DejaVu Sans" w:hAnsi="Liberation Serif" w:cs="DejaVu Sans"/>
          <w:color w:val="auto"/>
          <w:sz w:val="24"/>
          <w:szCs w:val="24"/>
          <w:lang w:bidi="en-US"/>
        </w:rPr>
        <w:t xml:space="preserve">This is a bit unclear.  I think the point is valid, but when you say “analytical weight”   are we implying that we used this information in our models? Espcialliy since we said we are not using secondary themes in some of our work. </w:t>
      </w:r>
    </w:p>
  </w:comment>
  <w:comment w:id="22" w:author="Lewis Hooper" w:date="2026-05-19T09:35:00Z" w:initials="LH">
    <w:p w14:paraId="2D82E013" w14:textId="77777777" w:rsidR="00926123" w:rsidRDefault="00866207">
      <w:pPr>
        <w:overflowPunct w:val="0"/>
      </w:pPr>
      <w:r>
        <w:rPr>
          <w:rStyle w:val="CommentReference"/>
        </w:rPr>
        <w:annotationRef/>
      </w:r>
      <w:r w:rsidR="00000000">
        <w:rPr>
          <w:rFonts w:ascii="Liberation Serif" w:eastAsia="DejaVu Sans" w:hAnsi="Liberation Serif" w:cs="DejaVu Sans"/>
          <w:color w:val="auto"/>
          <w:sz w:val="24"/>
          <w:szCs w:val="24"/>
          <w:lang w:bidi="en-US"/>
        </w:rPr>
        <w:t>Lets stretch this a bit to include external forces, societal changes.  I also note that this became an issue in the Ontario Health mandates.  We might even mention that a research process to identify OH/MOH mandates on Strategic plans might be useful step in the future</w:t>
      </w:r>
    </w:p>
  </w:comment>
  <w:comment w:id="23" w:author="Lewis Hooper" w:date="2026-05-19T09:44:00Z" w:initials="LH">
    <w:p w14:paraId="10DAFD2A" w14:textId="77777777" w:rsidR="00926123" w:rsidRDefault="00866207">
      <w:pPr>
        <w:overflowPunct w:val="0"/>
      </w:pPr>
      <w:r>
        <w:rPr>
          <w:rStyle w:val="CommentReference"/>
        </w:rPr>
        <w:annotationRef/>
      </w:r>
      <w:r w:rsidR="00000000">
        <w:rPr>
          <w:rFonts w:ascii="Liberation Serif" w:eastAsia="DejaVu Sans" w:hAnsi="Liberation Serif" w:cs="DejaVu Sans"/>
          <w:color w:val="auto"/>
          <w:sz w:val="24"/>
          <w:szCs w:val="24"/>
          <w:lang w:bidi="en-US"/>
        </w:rPr>
        <w:t xml:space="preserve">We should refer these as Small Community Hospitals Not community, small. The same is true for Large Community Hospitals, Not Community, Large, </w:t>
      </w:r>
    </w:p>
  </w:comment>
  <w:comment w:id="24" w:author="Claude" w:date="2026-05-19T14:03:00Z" w:initials="C">
    <w:p w14:paraId="3C2EF9F1" w14:textId="77777777" w:rsidR="00926123" w:rsidRDefault="00866207">
      <w:pPr>
        <w:overflowPunct w:val="0"/>
      </w:pPr>
      <w:r>
        <w:rPr>
          <w:rStyle w:val="CommentReference"/>
        </w:rPr>
        <w:annotationRef/>
      </w:r>
      <w:r w:rsidR="00000000">
        <w:rPr>
          <w:rFonts w:ascii="Liberation Serif" w:eastAsia="DejaVu Sans" w:hAnsi="Liberation Serif" w:cs="DejaVu Sans"/>
          <w:color w:val="000000"/>
          <w:sz w:val="20"/>
          <w:szCs w:val="20"/>
          <w:lang w:bidi="en-US"/>
        </w:rPr>
        <w:t>INTERPRETATION INACCURATE. The data shows: Pre-COVID 25% → Early Recovery 20% → Current 35%. That is not a consistent upward trend — INN actually declined in the Early Recovery period before accelerating. Suggest revising to: ‘Non-linear: declined post-COVID before accelerating sharply in the most recent cycle, consistent with digital infrastructure becoming a capital priority as hospitals emerged from the acute pandemic phase.’ The downward dip during Early Recovery is itself worth noting — it suggests digital investment was deprioritised during the financial pressure of the immediate recovery period.</w:t>
      </w:r>
    </w:p>
  </w:comment>
  <w:comment w:id="25" w:author="Lewis Hooper" w:date="2026-05-19T09:48:00Z" w:initials="LH">
    <w:p w14:paraId="7137698A" w14:textId="77777777" w:rsidR="00926123" w:rsidRDefault="00866207">
      <w:pPr>
        <w:overflowPunct w:val="0"/>
      </w:pPr>
      <w:r>
        <w:rPr>
          <w:rStyle w:val="CommentReference"/>
        </w:rPr>
        <w:annotationRef/>
      </w:r>
      <w:r w:rsidR="00000000">
        <w:rPr>
          <w:rFonts w:ascii="Liberation Serif" w:eastAsia="DejaVu Sans" w:hAnsi="Liberation Serif" w:cs="DejaVu Sans"/>
          <w:color w:val="auto"/>
          <w:sz w:val="24"/>
          <w:szCs w:val="24"/>
          <w:lang w:bidi="en-US"/>
        </w:rPr>
        <w:t>This gives me a bit of heartburn. Lets drop out the reference to Board Minutes, and include the concept that alignment, team building etc may have a value.. But I like the last sentence. And would rephrase it like so.”The real test is whenter strategic planing in Ontario Hospitals is operational or ceremonial.</w:t>
      </w:r>
    </w:p>
    <w:p w14:paraId="75D8CEE9" w14:textId="77777777" w:rsidR="00926123" w:rsidRDefault="00926123">
      <w:pPr>
        <w:overflowPunct w:val="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A51580" w15:done="0"/>
  <w15:commentEx w15:paraId="128DD8AE" w15:done="0"/>
  <w15:commentEx w15:paraId="6E4A1606" w15:done="0"/>
  <w15:commentEx w15:paraId="66BE4C52" w15:done="0"/>
  <w15:commentEx w15:paraId="2D82E013" w15:done="0"/>
  <w15:commentEx w15:paraId="10DAFD2A" w15:done="0"/>
  <w15:commentEx w15:paraId="3C2EF9F1" w15:done="0"/>
  <w15:commentEx w15:paraId="75D8CE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97B1DA" w16cex:dateUtc="2026-05-21T14:17:00Z"/>
</w16cex:commentsExtensible>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A51580" w16cid:durableId="0897B1DA"/>
  <w16cid:commentId w16cid:paraId="128DD8AE" w16cid:durableId="128DD8AE"/>
  <w16cid:commentId w16cid:paraId="6E4A1606" w16cid:durableId="6E4A1606"/>
  <w16cid:commentId w16cid:paraId="66BE4C52" w16cid:durableId="66BE4C52"/>
  <w16cid:commentId w16cid:paraId="2D82E013" w16cid:durableId="2D82E013"/>
  <w16cid:commentId w16cid:paraId="10DAFD2A" w16cid:durableId="10DAFD2A"/>
  <w16cid:commentId w16cid:paraId="3C2EF9F1" w16cid:durableId="3C2EF9F1"/>
  <w16cid:commentId w16cid:paraId="75D8CEE9" w16cid:durableId="75D8CEE9"/>
</w16cid:commentsIds>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6211" w14:textId="77777777" w:rsidR="004D4B69" w:rsidRDefault="004D4B69">
      <w:r>
        <w:separator/>
      </w:r>
    </w:p>
  </w:endnote>
  <w:endnote w:type="continuationSeparator" w:id="0">
    <w:p w14:paraId="7569545C" w14:textId="77777777" w:rsidR="004D4B69" w:rsidRDefault="004D4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4C5" w14:textId="77777777" w:rsidR="00926123" w:rsidRDefault="009261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4504" w14:textId="77777777" w:rsidR="00926123"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DB70" w14:textId="77777777" w:rsidR="00926123"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49BD" w14:textId="77777777" w:rsidR="004D4B69" w:rsidRDefault="004D4B69">
      <w:r>
        <w:separator/>
      </w:r>
    </w:p>
  </w:footnote>
  <w:footnote w:type="continuationSeparator" w:id="0">
    <w:p w14:paraId="60C1D809" w14:textId="77777777" w:rsidR="004D4B69" w:rsidRDefault="004D4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6869" w14:textId="77777777" w:rsidR="00926123" w:rsidRDefault="009261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975B" w14:textId="77777777" w:rsidR="00926123"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248A" w14:textId="77777777" w:rsidR="00926123"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737"/>
    <w:multiLevelType w:val="multilevel"/>
    <w:tmpl w:val="1AB63AB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5F9567B"/>
    <w:multiLevelType w:val="multilevel"/>
    <w:tmpl w:val="F0069E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53536901">
    <w:abstractNumId w:val="0"/>
  </w:num>
  <w:num w:numId="2" w16cid:durableId="133453904">
    <w:abstractNumId w:val="1"/>
  </w:num>
  <w:num w:numId="3" w16cid:durableId="131298097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123"/>
    <w:rsid w:val="004D4B69"/>
    <w:rsid w:val="0069074B"/>
    <w:rsid w:val="00714B71"/>
    <w:rsid w:val="00866207"/>
    <w:rsid w:val="0087772C"/>
    <w:rsid w:val="00926123"/>
    <w:rsid w:val="00BF60F7"/>
    <w:rsid w:val="00D17010"/>
    <w:rsid w:val="00DC78B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8AEC"/>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microsoft.com/office/2018/relationships/commentsExtensible" Target="commentsExtensible0.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1188</TotalTime>
  <Pages>9</Pages>
  <Words>3214</Words>
  <Characters>18452</Characters>
  <Application>Microsoft Office Word</Application>
  <DocSecurity>0</DocSecurity>
  <Lines>512</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4</cp:revision>
  <dcterms:created xsi:type="dcterms:W3CDTF">2026-05-21T13:52:00Z</dcterms:created>
  <dcterms:modified xsi:type="dcterms:W3CDTF">2026-05-22T11:56:00Z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