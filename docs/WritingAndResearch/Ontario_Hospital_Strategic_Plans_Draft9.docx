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0.xml" ContentType="application/vnd.openxmlformats-officedocument.wordprocessingml.commentsExtensible+xml"/>
  <Override PartName="/word/commentsIds0.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83F0B" w14:textId="77777777" w:rsidR="000D6FCD" w:rsidRDefault="00000000">
      <w:pPr>
        <w:spacing w:before="440" w:after="80"/>
        <w:jc w:val="center"/>
      </w:pPr>
      <w:r>
        <w:rPr>
          <w:b/>
          <w:bCs/>
          <w:color w:val="1F3864"/>
          <w:sz w:val="52"/>
          <w:szCs w:val="52"/>
        </w:rPr>
        <w:t>ONTARIO HOSPITAL STRATEGIC PLANS</w:t>
      </w:r>
    </w:p>
    <w:p w14:paraId="62E72E15" w14:textId="77777777" w:rsidR="000D6FCD" w:rsidRDefault="00000000">
      <w:pPr>
        <w:spacing w:after="80"/>
        <w:jc w:val="center"/>
      </w:pPr>
      <w:r>
        <w:rPr>
          <w:color w:val="2E75B6"/>
          <w:sz w:val="36"/>
          <w:szCs w:val="36"/>
        </w:rPr>
        <w:t>What 119 Hospitals Are Focused On</w:t>
      </w:r>
    </w:p>
    <w:p w14:paraId="59DFD876" w14:textId="77777777" w:rsidR="000D6FCD" w:rsidRDefault="00000000">
      <w:pPr>
        <w:spacing w:after="80"/>
        <w:jc w:val="center"/>
      </w:pPr>
      <w:r>
        <w:rPr>
          <w:i/>
          <w:iCs/>
          <w:color w:val="5D6D7E"/>
          <w:sz w:val="24"/>
          <w:szCs w:val="24"/>
        </w:rPr>
        <w:t>A Sector-Wide Analysis Using AI-Assisted Data Collection</w:t>
      </w:r>
    </w:p>
    <w:p w14:paraId="7B7FFD55" w14:textId="77777777" w:rsidR="000D6FCD" w:rsidRDefault="00000000">
      <w:pPr>
        <w:spacing w:after="360"/>
        <w:jc w:val="center"/>
      </w:pPr>
      <w:r>
        <w:rPr>
          <w:color w:val="5D6D7E"/>
          <w:sz w:val="20"/>
          <w:szCs w:val="20"/>
        </w:rPr>
        <w:t>HospitalIntelligenceR  |  Ontario, Canada  |  May 2026</w:t>
      </w:r>
    </w:p>
    <w:p w14:paraId="7826973E" w14:textId="77777777" w:rsidR="000D6FCD" w:rsidRDefault="000D6FCD">
      <w:pPr>
        <w:pBdr>
          <w:bottom w:val="single" w:sz="8" w:space="1" w:color="1F3864"/>
        </w:pBdr>
        <w:spacing w:before="240" w:after="240"/>
      </w:pPr>
    </w:p>
    <w:p w14:paraId="7B851EFB" w14:textId="77777777" w:rsidR="000D6FCD" w:rsidRDefault="000D6FCD">
      <w:pPr>
        <w:spacing w:after="200"/>
      </w:pPr>
    </w:p>
    <w:tbl>
      <w:tblPr>
        <w:tblW w:w="9360" w:type="dxa"/>
        <w:tblLayout w:type="fixed"/>
        <w:tblCellMar>
          <w:top w:w="160" w:type="dxa"/>
          <w:left w:w="120" w:type="dxa"/>
          <w:bottom w:w="160" w:type="dxa"/>
          <w:right w:w="120" w:type="dxa"/>
        </w:tblCellMar>
        <w:tblLook w:val="0000" w:firstRow="0" w:lastRow="0" w:firstColumn="0" w:lastColumn="0" w:noHBand="0" w:noVBand="0"/>
      </w:tblPr>
      <w:tblGrid>
        <w:gridCol w:w="3120"/>
        <w:gridCol w:w="3120"/>
        <w:gridCol w:w="3120"/>
      </w:tblGrid>
      <w:tr w:rsidR="000D6FCD" w14:paraId="3CF70A0D" w14:textId="77777777">
        <w:tc>
          <w:tcPr>
            <w:tcW w:w="3120" w:type="dxa"/>
            <w:tcBorders>
              <w:top w:val="single" w:sz="10" w:space="0" w:color="1F3864"/>
              <w:left w:val="single" w:sz="4" w:space="0" w:color="D0D7DE"/>
              <w:bottom w:val="single" w:sz="10" w:space="0" w:color="1F3864"/>
              <w:right w:val="single" w:sz="4" w:space="0" w:color="D0D7DE"/>
            </w:tcBorders>
            <w:shd w:val="clear" w:color="auto" w:fill="EFF5FB"/>
          </w:tcPr>
          <w:p w14:paraId="3D026DF5" w14:textId="77777777" w:rsidR="000D6FCD" w:rsidRDefault="00000000">
            <w:pPr>
              <w:spacing w:after="40"/>
              <w:jc w:val="center"/>
            </w:pPr>
            <w:r>
              <w:rPr>
                <w:b/>
                <w:bCs/>
                <w:color w:val="1F3864"/>
                <w:sz w:val="56"/>
                <w:szCs w:val="56"/>
              </w:rPr>
              <w:t>119</w:t>
            </w:r>
          </w:p>
          <w:p w14:paraId="214123B3" w14:textId="77777777" w:rsidR="000D6FCD" w:rsidRDefault="00000000">
            <w:pPr>
              <w:spacing w:after="20"/>
              <w:jc w:val="center"/>
            </w:pPr>
            <w:r>
              <w:rPr>
                <w:b/>
                <w:bCs/>
                <w:color w:val="2E75B6"/>
                <w:sz w:val="21"/>
                <w:szCs w:val="21"/>
              </w:rPr>
              <w:t>Plans Collected</w:t>
            </w:r>
          </w:p>
          <w:p w14:paraId="5B035FBE" w14:textId="20724918" w:rsidR="000D6FCD" w:rsidRDefault="00000000">
            <w:pPr>
              <w:jc w:val="center"/>
            </w:pPr>
            <w:r>
              <w:rPr>
                <w:color w:val="5D6D7E"/>
                <w:sz w:val="17"/>
                <w:szCs w:val="17"/>
              </w:rPr>
              <w:t>of 133 Ontario public hospitals</w:t>
            </w:r>
          </w:p>
        </w:tc>
        <w:tc>
          <w:tcPr>
            <w:tcW w:w="3120" w:type="dxa"/>
            <w:tcBorders>
              <w:top w:val="single" w:sz="10" w:space="0" w:color="1F3864"/>
              <w:left w:val="single" w:sz="4" w:space="0" w:color="D0D7DE"/>
              <w:bottom w:val="single" w:sz="10" w:space="0" w:color="1F3864"/>
              <w:right w:val="single" w:sz="4" w:space="0" w:color="D0D7DE"/>
            </w:tcBorders>
            <w:shd w:val="clear" w:color="auto" w:fill="DAE8F5"/>
          </w:tcPr>
          <w:p w14:paraId="2B7CF46F" w14:textId="77777777" w:rsidR="000D6FCD" w:rsidRDefault="00000000">
            <w:pPr>
              <w:spacing w:after="40"/>
              <w:jc w:val="center"/>
            </w:pPr>
            <w:r>
              <w:rPr>
                <w:b/>
                <w:bCs/>
                <w:color w:val="1F3864"/>
                <w:sz w:val="56"/>
                <w:szCs w:val="56"/>
              </w:rPr>
              <w:t>547</w:t>
            </w:r>
          </w:p>
          <w:p w14:paraId="73BA1C30" w14:textId="77777777" w:rsidR="000D6FCD" w:rsidRDefault="00000000">
            <w:pPr>
              <w:spacing w:after="20"/>
              <w:jc w:val="center"/>
            </w:pPr>
            <w:r>
              <w:rPr>
                <w:b/>
                <w:bCs/>
                <w:color w:val="2E75B6"/>
                <w:sz w:val="21"/>
                <w:szCs w:val="21"/>
              </w:rPr>
              <w:t>Strategic Directions</w:t>
            </w:r>
          </w:p>
          <w:p w14:paraId="45D863C9" w14:textId="77777777" w:rsidR="000D6FCD" w:rsidRDefault="00000000">
            <w:pPr>
              <w:jc w:val="center"/>
            </w:pPr>
            <w:r>
              <w:rPr>
                <w:color w:val="5D6D7E"/>
                <w:sz w:val="17"/>
                <w:szCs w:val="17"/>
              </w:rPr>
              <w:t>extracted verbatim from plan text</w:t>
            </w:r>
          </w:p>
        </w:tc>
        <w:tc>
          <w:tcPr>
            <w:tcW w:w="3120" w:type="dxa"/>
            <w:tcBorders>
              <w:top w:val="single" w:sz="10" w:space="0" w:color="1F3864"/>
              <w:left w:val="single" w:sz="4" w:space="0" w:color="D0D7DE"/>
              <w:bottom w:val="single" w:sz="10" w:space="0" w:color="1F3864"/>
              <w:right w:val="single" w:sz="4" w:space="0" w:color="D0D7DE"/>
            </w:tcBorders>
            <w:shd w:val="clear" w:color="auto" w:fill="EFF5FB"/>
          </w:tcPr>
          <w:p w14:paraId="1978E3B9" w14:textId="77777777" w:rsidR="000D6FCD" w:rsidRDefault="00000000">
            <w:pPr>
              <w:spacing w:after="40"/>
              <w:jc w:val="center"/>
            </w:pPr>
            <w:r>
              <w:rPr>
                <w:b/>
                <w:bCs/>
                <w:color w:val="1F3864"/>
                <w:sz w:val="56"/>
                <w:szCs w:val="56"/>
              </w:rPr>
              <w:t>10</w:t>
            </w:r>
          </w:p>
          <w:p w14:paraId="4DC4F18B" w14:textId="77777777" w:rsidR="000D6FCD" w:rsidRDefault="00000000">
            <w:pPr>
              <w:spacing w:after="20"/>
              <w:jc w:val="center"/>
            </w:pPr>
            <w:r>
              <w:rPr>
                <w:b/>
                <w:bCs/>
                <w:color w:val="2E75B6"/>
                <w:sz w:val="21"/>
                <w:szCs w:val="21"/>
              </w:rPr>
              <w:t>Strategic Themes</w:t>
            </w:r>
          </w:p>
          <w:p w14:paraId="17734A53" w14:textId="77777777" w:rsidR="000D6FCD" w:rsidRDefault="00000000">
            <w:pPr>
              <w:jc w:val="center"/>
            </w:pPr>
            <w:r>
              <w:rPr>
                <w:color w:val="5D6D7E"/>
                <w:sz w:val="17"/>
                <w:szCs w:val="17"/>
              </w:rPr>
              <w:t>applied consistently across all plans</w:t>
            </w:r>
          </w:p>
        </w:tc>
      </w:tr>
    </w:tbl>
    <w:p w14:paraId="6C495B87" w14:textId="77777777" w:rsidR="000D6FCD" w:rsidRDefault="000D6FCD">
      <w:pPr>
        <w:spacing w:after="240"/>
      </w:pPr>
    </w:p>
    <w:p w14:paraId="55493CD5" w14:textId="77777777" w:rsidR="000D6FCD" w:rsidRDefault="000D6FCD">
      <w:pPr>
        <w:pBdr>
          <w:bottom w:val="single" w:sz="8" w:space="1" w:color="2E75B6"/>
        </w:pBdr>
        <w:spacing w:before="240" w:after="240"/>
      </w:pPr>
    </w:p>
    <w:p w14:paraId="75AF9BB4" w14:textId="77777777" w:rsidR="000D6FCD" w:rsidRDefault="00000000">
      <w:pPr>
        <w:pStyle w:val="Heading1"/>
      </w:pPr>
      <w:r>
        <w:t>1.  Why This Matters</w:t>
      </w:r>
    </w:p>
    <w:p w14:paraId="6CF550E8" w14:textId="11979224" w:rsidR="000D6FCD" w:rsidRDefault="00000000">
      <w:pPr>
        <w:spacing w:after="160"/>
      </w:pPr>
      <w:r>
        <w:t>Ontario's 133 publicly funded</w:t>
      </w:r>
      <w:r>
        <w:rPr>
          <w:rStyle w:val="FootnoteReference"/>
        </w:rPr>
        <w:footnoteReference w:id="1"/>
      </w:r>
      <w:r w:rsidR="00877669">
        <w:t xml:space="preserve"> </w:t>
      </w:r>
      <w:r w:rsidR="003570AF">
        <w:t xml:space="preserve">Hospitals </w:t>
      </w:r>
      <w:r>
        <w:t xml:space="preserve">are </w:t>
      </w:r>
      <w:r w:rsidR="00877669">
        <w:t xml:space="preserve">generally </w:t>
      </w:r>
      <w:r>
        <w:t>governed by volunteer boards that set direction, hold management accountable, and steward</w:t>
      </w:r>
      <w:r>
        <w:rPr>
          <w:rStyle w:val="EndnoteReference"/>
        </w:rPr>
        <w:t xml:space="preserve"> </w:t>
      </w:r>
      <w:r>
        <w:t xml:space="preserve">public resources on behalf of every Ontarian. The strategic plan, a document that </w:t>
      </w:r>
      <w:r w:rsidR="00877669">
        <w:t xml:space="preserve">identifies </w:t>
      </w:r>
      <w:r>
        <w:t>what a hospital will focus on for the next three to five years</w:t>
      </w:r>
      <w:r w:rsidR="00877669">
        <w:t>,</w:t>
      </w:r>
      <w:r>
        <w:t xml:space="preserve"> is a key pillar of governance. </w:t>
      </w:r>
    </w:p>
    <w:p w14:paraId="1A2DD2B0" w14:textId="6D4E36A9" w:rsidR="000D6FCD" w:rsidRDefault="00000000">
      <w:pPr>
        <w:spacing w:after="160"/>
      </w:pPr>
      <w:r>
        <w:t>Board members and executives have always known what their own hospital's plan says. What no one could answer, until now, is what the sector as a whole is focused on. Are Ontario hospital priorities converging or diverging? Which themes are growing in prominence? How does planning depth vary across hospital types? And, critically, do these priorities have an impact on performance?</w:t>
      </w:r>
    </w:p>
    <w:p w14:paraId="6AF86DE5" w14:textId="02213256" w:rsidR="000D6FCD" w:rsidRDefault="00000000">
      <w:pPr>
        <w:spacing w:after="160"/>
      </w:pPr>
      <w:r>
        <w:t>HospitalIntelligenceR was built to answer those questions. As part of a process designed to repeat annually, we collected strategic plans from almost every publicly funded hospital in Ontario, 119 in total, and analyzed them at the sector level for the first time. All of these plans are publicly available. The contribution of this project is not access; it is systematic collection and analysis at a scale previously unavailable.</w:t>
      </w:r>
    </w:p>
    <w:p w14:paraId="579CE0BA" w14:textId="77777777" w:rsidR="000D6FCD" w:rsidRDefault="000D6FCD">
      <w:pPr>
        <w:pBdr>
          <w:bottom w:val="single" w:sz="8" w:space="1" w:color="2E75B6"/>
        </w:pBdr>
        <w:spacing w:before="240" w:after="240"/>
      </w:pPr>
    </w:p>
    <w:p w14:paraId="38662732" w14:textId="77777777" w:rsidR="000D6FCD" w:rsidRDefault="00000000">
      <w:pPr>
        <w:pStyle w:val="Heading1"/>
      </w:pPr>
      <w:r>
        <w:lastRenderedPageBreak/>
        <w:t>2.  Tools and Methods</w:t>
      </w:r>
    </w:p>
    <w:p w14:paraId="41FA8B05" w14:textId="77777777" w:rsidR="000D6FCD" w:rsidRDefault="00000000">
      <w:pPr>
        <w:pStyle w:val="Heading2"/>
      </w:pPr>
      <w:r>
        <w:t>2a.  Building the Dataset</w:t>
      </w:r>
    </w:p>
    <w:p w14:paraId="43B42133" w14:textId="3BEBA1EF" w:rsidR="000D6FCD" w:rsidRDefault="00000000">
      <w:pPr>
        <w:spacing w:after="160"/>
      </w:pPr>
      <w:r>
        <w:t>HospitalIntelligenceR is an R-based data platform that systematically collects, extracts, and analyzes publicly available data from Ontario public hospitals. For strategic plans, we built an automated crawler that visits every hospital's website, locates the current strategic plan, downloads it, and submits it to the Claude AI API for structured extraction.</w:t>
      </w:r>
    </w:p>
    <w:p w14:paraId="706A67F5" w14:textId="52B57B8C" w:rsidR="000D6FCD" w:rsidRDefault="00000000">
      <w:pPr>
        <w:spacing w:after="160"/>
      </w:pPr>
      <w:r>
        <w:t>The API extracts every named strategic direction, the text describing that direction and any action steps for that direction verbatim: no paraphrasing, no condensing, no inference. What hospitals wrote is what we recorded. This separation between extraction (capturing what was said) and classification (interpreting what it means) is deliberate: it preserves the original text for audit. It allows the classification scheme to be revised without re-processing 119 documents.</w:t>
      </w:r>
    </w:p>
    <w:p w14:paraId="3D231851" w14:textId="2C2AE7BA" w:rsidR="000D6FCD" w:rsidRDefault="00000000">
      <w:pPr>
        <w:spacing w:after="160"/>
      </w:pPr>
      <w:r>
        <w:t>Of 133 hospitals in the registry, we successfully extracted usable strategic plans from 119. Seven hospitals block automated access via robots.txt, a legal and ethical restriction we respect without exception. A small number of hospitals confirmed they do not currently publish a formal strategic plan. For every other hospital with a publicly available plan, we captured it.</w:t>
      </w:r>
    </w:p>
    <w:p w14:paraId="0668AE13" w14:textId="029C8EEC" w:rsidR="000D6FCD" w:rsidRDefault="00000000">
      <w:pPr>
        <w:pStyle w:val="Heading2"/>
      </w:pPr>
      <w:r>
        <w:t>2b.  AI Hallucination</w:t>
      </w:r>
    </w:p>
    <w:p w14:paraId="78EACFC9" w14:textId="4B23A8DC" w:rsidR="000D6FCD" w:rsidRDefault="005630BC">
      <w:pPr>
        <w:spacing w:after="160"/>
      </w:pPr>
      <w:r>
        <w:t xml:space="preserve">We reduced the risk of AI hallucination, which can happen when using AI to extact information from original conent by these </w:t>
      </w:r>
      <w:r w:rsidR="00E5210C">
        <w:t xml:space="preserve">four steps. </w:t>
      </w:r>
    </w:p>
    <w:p w14:paraId="63325DC2" w14:textId="77777777" w:rsidR="000D6FCD" w:rsidRDefault="000D6FCD">
      <w:pPr>
        <w:spacing w:before="40"/>
      </w:pPr>
    </w:p>
    <w:p w14:paraId="2AF0C3AA" w14:textId="709CE4DE" w:rsidR="000D6FCD" w:rsidRDefault="00000000" w:rsidP="00E93A74">
      <w:pPr>
        <w:pStyle w:val="ListParagraph"/>
        <w:numPr>
          <w:ilvl w:val="0"/>
          <w:numId w:val="3"/>
        </w:numPr>
        <w:spacing w:before="40" w:after="40"/>
      </w:pPr>
      <w:r>
        <w:rPr>
          <w:b/>
          <w:bCs/>
        </w:rPr>
        <w:t xml:space="preserve">Verbatim mandate, </w:t>
      </w:r>
      <w:r>
        <w:t>the extraction prompt explicitly prohibits inference, paraphrase, or summarization. Direction text must be copied exactly as written in the plan.</w:t>
      </w:r>
      <w:r w:rsidRPr="00E5210C">
        <w:rPr>
          <w:b/>
          <w:bCs/>
        </w:rPr>
        <w:t xml:space="preserve">Pre-populated identifiers, </w:t>
      </w:r>
      <w:r>
        <w:t xml:space="preserve">hospital name and Ministry FAC code are </w:t>
      </w:r>
      <w:r w:rsidR="00E5210C">
        <w:t xml:space="preserve">part of the request ensuring that response is limited to only that hospital. </w:t>
      </w:r>
    </w:p>
    <w:p w14:paraId="718F07D4" w14:textId="0508A397" w:rsidR="000D6FCD" w:rsidRDefault="00000000">
      <w:pPr>
        <w:pStyle w:val="ListParagraph"/>
        <w:numPr>
          <w:ilvl w:val="0"/>
          <w:numId w:val="1"/>
        </w:numPr>
        <w:spacing w:before="40" w:after="40"/>
      </w:pPr>
      <w:r>
        <w:rPr>
          <w:b/>
          <w:bCs/>
        </w:rPr>
        <w:t xml:space="preserve">Schema validation, </w:t>
      </w:r>
      <w:r>
        <w:t>all extracted outputs are checked against a fixed field schema. Outputs that fail validation are flagged for manual review before being added to the dataset.</w:t>
      </w:r>
    </w:p>
    <w:p w14:paraId="172C3D44" w14:textId="77777777" w:rsidR="000D6FCD" w:rsidRDefault="00000000">
      <w:pPr>
        <w:pStyle w:val="ListParagraph"/>
        <w:numPr>
          <w:ilvl w:val="0"/>
          <w:numId w:val="1"/>
        </w:numPr>
        <w:spacing w:before="40" w:after="40"/>
      </w:pPr>
      <w:r>
        <w:rPr>
          <w:b/>
          <w:bCs/>
        </w:rPr>
        <w:t xml:space="preserve">Manual review pass, </w:t>
      </w:r>
      <w:r>
        <w:t>every hospital flagged for low extraction quality, implausible plan dates, or schema failures received a targeted re-check, including re-extraction in image mode for PDFs with embedded font problems that prevented text parsing.</w:t>
      </w:r>
    </w:p>
    <w:p w14:paraId="173706E3" w14:textId="77777777" w:rsidR="000D6FCD" w:rsidRDefault="000D6FCD">
      <w:pPr>
        <w:spacing w:before="80"/>
      </w:pPr>
    </w:p>
    <w:p w14:paraId="350FFA3F" w14:textId="4E050C6A" w:rsidR="000D6FCD" w:rsidRDefault="00877669">
      <w:pPr>
        <w:spacing w:after="160"/>
      </w:pPr>
      <w:r>
        <w:t xml:space="preserve">Assigning each direction to a strategic classification, used a second AI call, at temperature zero, a setting that ensures the same input always produces the same output, making every classification deterministic and reproducible. Every classification returned a confidence scor. Directions classified at low confidence were reviewed individually. </w:t>
      </w:r>
    </w:p>
    <w:p w14:paraId="41001D2D" w14:textId="77777777" w:rsidR="000D6FCD" w:rsidRDefault="00000000">
      <w:pPr>
        <w:pStyle w:val="Heading2"/>
      </w:pPr>
      <w:r>
        <w:t>2c.  Caveats and Assumptions</w:t>
      </w:r>
    </w:p>
    <w:p w14:paraId="3C6C1C77" w14:textId="28D183BA" w:rsidR="000D6FCD" w:rsidRDefault="00000000">
      <w:pPr>
        <w:spacing w:after="160"/>
      </w:pPr>
      <w:r>
        <w:rPr>
          <w:b/>
          <w:bCs/>
        </w:rPr>
        <w:t xml:space="preserve">Plan depth </w:t>
      </w:r>
      <w:commentRangeStart w:id="0"/>
      <w:r>
        <w:rPr>
          <w:b/>
          <w:bCs/>
        </w:rPr>
        <w:t xml:space="preserve">varies . </w:t>
      </w:r>
      <w:commentRangeEnd w:id="0"/>
      <w:r w:rsidR="00F57AC1">
        <w:rPr>
          <w:rStyle w:val="CommentReference"/>
          <w:sz w:val="22"/>
          <w:szCs w:val="22"/>
        </w:rPr>
        <w:commentReference w:id="0"/>
      </w:r>
      <w:r>
        <w:t xml:space="preserve">Some hospitals publish detailed, multi-page strategies with sections on who was consulted, environmental scans, and </w:t>
      </w:r>
      <w:r w:rsidR="00E5210C">
        <w:t>detailed</w:t>
      </w:r>
      <w:r w:rsidR="00E5210C">
        <w:t xml:space="preserve"> </w:t>
      </w:r>
      <w:r>
        <w:t>action plans for each direction. Others publish a single page with four pillars and a brief description</w:t>
      </w:r>
      <w:r w:rsidR="00E5210C">
        <w:t xml:space="preserve"> embeded in a</w:t>
      </w:r>
      <w:r w:rsidR="0023522D">
        <w:t xml:space="preserve"> </w:t>
      </w:r>
      <w:r w:rsidR="00E5210C">
        <w:t xml:space="preserve">web page </w:t>
      </w:r>
      <w:r w:rsidR="0023522D">
        <w:t>with the Mission Vision and Values</w:t>
      </w:r>
      <w:r>
        <w:t xml:space="preserve">. A thin plan </w:t>
      </w:r>
      <w:r w:rsidR="00E5210C">
        <w:t>is a</w:t>
      </w:r>
      <w:r>
        <w:t xml:space="preserve"> feature of some hospitals' governance practice, not a data quality </w:t>
      </w:r>
      <w:r w:rsidR="00E5210C">
        <w:t>issue</w:t>
      </w:r>
      <w:r>
        <w:t>.</w:t>
      </w:r>
      <w:r w:rsidR="0023522D">
        <w:t xml:space="preserve"> </w:t>
      </w:r>
      <w:r w:rsidR="0023522D">
        <w:t xml:space="preserve">Our extraction captures what is there. </w:t>
      </w:r>
    </w:p>
    <w:p w14:paraId="1A8CE842" w14:textId="77099C67" w:rsidR="000D6FCD" w:rsidRDefault="00000000" w:rsidP="002548E7">
      <w:pPr>
        <w:spacing w:after="160"/>
      </w:pPr>
      <w:r>
        <w:rPr>
          <w:b/>
          <w:bCs/>
        </w:rPr>
        <w:lastRenderedPageBreak/>
        <w:t xml:space="preserve">Plans span eight years. </w:t>
      </w:r>
      <w:r>
        <w:t xml:space="preserve">The oldest plans in </w:t>
      </w:r>
      <w:r w:rsidR="00F57AC1">
        <w:t xml:space="preserve">the data </w:t>
      </w:r>
      <w:r>
        <w:t xml:space="preserve">were written in 2018; the most recent in 2026. </w:t>
      </w:r>
      <w:r w:rsidR="00F57AC1">
        <w:t>A</w:t>
      </w:r>
      <w:r>
        <w:t xml:space="preserve"> 2018 plan </w:t>
      </w:r>
      <w:r w:rsidR="00F57AC1">
        <w:t>is a different strategic era from a</w:t>
      </w:r>
      <w:r>
        <w:t xml:space="preserve"> 2026 pla</w:t>
      </w:r>
      <w:r w:rsidR="00F57AC1">
        <w:t xml:space="preserve">n and we </w:t>
      </w:r>
      <w:r>
        <w:t xml:space="preserve"> address this through an era analysis (Pandemic Era, Recovery, Current), but the small Pandemic Era group (n=12) limits how much weight those comparisons carry</w:t>
      </w:r>
      <w:r w:rsidR="00F57AC1">
        <w:t>, and in general the issues remain the same, with some differences in emphasis</w:t>
      </w:r>
    </w:p>
    <w:p w14:paraId="2AB6FC74" w14:textId="37AC39EF" w:rsidR="000D6FCD" w:rsidRDefault="00F57AC1">
      <w:pPr>
        <w:spacing w:after="160"/>
      </w:pPr>
      <w:r>
        <w:rPr>
          <w:b/>
          <w:bCs/>
        </w:rPr>
        <w:t>Plan Dates</w:t>
      </w:r>
      <w:r w:rsidR="00000000">
        <w:rPr>
          <w:b/>
          <w:bCs/>
        </w:rPr>
        <w:t xml:space="preserve">. </w:t>
      </w:r>
      <w:r w:rsidR="00000000">
        <w:t>Where dates were missing</w:t>
      </w:r>
      <w:r>
        <w:t>:</w:t>
      </w:r>
      <w:r w:rsidR="00000000">
        <w:t xml:space="preserve"> </w:t>
      </w:r>
      <w:r>
        <w:t>We</w:t>
      </w:r>
      <w:r w:rsidR="00000000">
        <w:t xml:space="preserve"> sent the document back to the AI with a </w:t>
      </w:r>
      <w:r>
        <w:t xml:space="preserve">more </w:t>
      </w:r>
      <w:r w:rsidR="00000000">
        <w:t>focused date-extraction</w:t>
      </w:r>
      <w:r>
        <w:t>,</w:t>
      </w:r>
      <w:r w:rsidR="00000000">
        <w:t xml:space="preserve"> m</w:t>
      </w:r>
      <w:r>
        <w:t>\M</w:t>
      </w:r>
      <w:r w:rsidR="00000000">
        <w:t xml:space="preserve">anually reviewed the website </w:t>
      </w:r>
      <w:r>
        <w:t>and</w:t>
      </w:r>
      <w:r w:rsidR="00000000">
        <w:t xml:space="preserve">, </w:t>
      </w:r>
      <w:r>
        <w:t>I</w:t>
      </w:r>
      <w:r w:rsidR="00000000">
        <w:t>n a small number of cases, confirmed dates directly with hospital</w:t>
      </w:r>
      <w:r>
        <w:t xml:space="preserve">.Where no other method was available, and there was a clear start or end date we </w:t>
      </w:r>
      <w:r w:rsidR="001F7B9C">
        <w:t xml:space="preserve">applied a 5 year time horizon to the dagta. </w:t>
      </w:r>
    </w:p>
    <w:p w14:paraId="48FFA4C3" w14:textId="18B9CA4B" w:rsidR="000D6FCD" w:rsidRPr="001F7B9C" w:rsidRDefault="001F7B9C">
      <w:pPr>
        <w:spacing w:after="160"/>
      </w:pPr>
      <w:r>
        <w:rPr>
          <w:b/>
          <w:bCs/>
        </w:rPr>
        <w:t xml:space="preserve">Theme Diffusion. </w:t>
      </w:r>
      <w:r>
        <w:t xml:space="preserve">A hospital's strategic direction is not always monolithic. And differences in what themes are in a plan should not be considered absence. A hospital may have dealt with the issue in other manners or in previous plans. </w:t>
      </w:r>
    </w:p>
    <w:p w14:paraId="1260B6A4" w14:textId="4DA6F069" w:rsidR="000D6FCD" w:rsidRDefault="00000000">
      <w:pPr>
        <w:spacing w:after="160"/>
      </w:pPr>
      <w:r>
        <w:rPr>
          <w:b/>
          <w:bCs/>
        </w:rPr>
        <w:t xml:space="preserve">Hospital types follow the Ministry of Health classification with two adjustments. </w:t>
      </w:r>
      <w:r>
        <w:t xml:space="preserve">The Ministry designates CHEO and SickKids as Specialty (Children's) hospitals; we reclassify both as Teaching to reflect their academic mandate and research activity. </w:t>
      </w:r>
      <w:r w:rsidR="001F7B9C">
        <w:t>The chronic and rehabilitation, hospitals and the specialized mental health faciclites were comined into  single group</w:t>
      </w:r>
      <w:r>
        <w:t xml:space="preserve">. The resulting </w:t>
      </w:r>
      <w:r w:rsidR="00E93A74">
        <w:t xml:space="preserve">groups are </w:t>
      </w:r>
      <w:r>
        <w:t>: Teaching (17), Large Community (43), Small Community (48), Specialty (11).</w:t>
      </w:r>
      <w:r w:rsidR="00E93A74">
        <w:t xml:space="preserve"> This modification reduces the impact of small groups.</w:t>
      </w:r>
    </w:p>
    <w:p w14:paraId="234B7757" w14:textId="5A02F8E8" w:rsidR="003307DE" w:rsidRDefault="00E93A74" w:rsidP="00E93A74">
      <w:pPr>
        <w:spacing w:after="160"/>
      </w:pPr>
      <w:r>
        <w:rPr>
          <w:b/>
          <w:bCs/>
        </w:rPr>
        <w:t>Strat</w:t>
      </w:r>
      <w:ins w:id="1" w:author="Lewis Hooper" w:date="2026-06-14T13:46:00Z" w16du:dateUtc="2026-06-14T17:46:00Z">
        <w:r w:rsidR="000A35A4">
          <w:rPr>
            <w:b/>
            <w:bCs/>
          </w:rPr>
          <w:t>e</w:t>
        </w:r>
      </w:ins>
      <w:r>
        <w:rPr>
          <w:b/>
          <w:bCs/>
        </w:rPr>
        <w:t>gic</w:t>
      </w:r>
      <w:r w:rsidR="003307DE">
        <w:rPr>
          <w:b/>
          <w:bCs/>
        </w:rPr>
        <w:t xml:space="preserve"> alliances.</w:t>
      </w:r>
      <w:r w:rsidR="003307DE">
        <w:t xml:space="preserve"> </w:t>
      </w:r>
      <w:r>
        <w:t>Currently e</w:t>
      </w:r>
      <w:r w:rsidR="003307DE">
        <w:t>ight groups of Ontario hospitals, seventeen hospitals in total, operate within a strategic alliance or partnership and share a single strategic plan.</w:t>
      </w:r>
      <w:r>
        <w:t xml:space="preserve"> Each of the seventeen still show as separate entities with individual MOH FAC codes. Their plans are treated as a single entity, but any financial analysis would break them out as separate entities. </w:t>
      </w:r>
      <w:r w:rsidR="003307DE">
        <w:t>Where specific pairs are relevant to a finding, we note them in the document. These partnerships will likely with most, but not all, moving to a single entity.</w:t>
      </w:r>
    </w:p>
    <w:p w14:paraId="212DFC34" w14:textId="77777777" w:rsidR="003307DE" w:rsidRDefault="003307DE">
      <w:pPr>
        <w:spacing w:after="160"/>
      </w:pPr>
    </w:p>
    <w:p w14:paraId="7C31282F" w14:textId="77777777" w:rsidR="000D6FCD" w:rsidRDefault="000D6FCD">
      <w:pPr>
        <w:pBdr>
          <w:bottom w:val="single" w:sz="8" w:space="1" w:color="2E75B6"/>
        </w:pBdr>
        <w:spacing w:before="240" w:after="240"/>
      </w:pPr>
    </w:p>
    <w:p w14:paraId="04DF965A" w14:textId="77777777" w:rsidR="000D6FCD" w:rsidRDefault="00000000">
      <w:pPr>
        <w:pStyle w:val="Heading1"/>
      </w:pPr>
      <w:r>
        <w:t>3.  What We Found</w:t>
      </w:r>
    </w:p>
    <w:p w14:paraId="1097B72A" w14:textId="029BCBD0" w:rsidR="000D6FCD" w:rsidRDefault="00000000">
      <w:pPr>
        <w:pStyle w:val="Heading2"/>
      </w:pPr>
      <w:r>
        <w:t>3a.</w:t>
      </w:r>
      <w:ins w:id="2" w:author="Lewis Hooper" w:date="2026-06-14T13:37:00Z" w16du:dateUtc="2026-06-14T17:37:00Z">
        <w:r w:rsidR="000A35A4">
          <w:t xml:space="preserve"> By </w:t>
        </w:r>
      </w:ins>
      <w:ins w:id="3" w:author="Lewis Hooper" w:date="2026-06-14T13:38:00Z" w16du:dateUtc="2026-06-14T17:38:00Z">
        <w:r w:rsidR="000A35A4">
          <w:t>Ty</w:t>
        </w:r>
      </w:ins>
      <w:ins w:id="4" w:author="Lewis Hooper" w:date="2026-06-14T13:37:00Z" w16du:dateUtc="2026-06-14T17:37:00Z">
        <w:r w:rsidR="000A35A4">
          <w:t>pe and Date</w:t>
        </w:r>
      </w:ins>
      <w:del w:id="5" w:author="Lewis Hooper" w:date="2026-06-14T13:37:00Z" w16du:dateUtc="2026-06-14T17:37:00Z">
        <w:r w:rsidDel="000A35A4">
          <w:delText xml:space="preserve">  Coverage, Type, and Plan Vintage</w:delText>
        </w:r>
      </w:del>
    </w:p>
    <w:p w14:paraId="275A9024" w14:textId="599957F0" w:rsidR="000D6FCD" w:rsidDel="000A35A4" w:rsidRDefault="00000000">
      <w:pPr>
        <w:spacing w:after="160"/>
        <w:rPr>
          <w:del w:id="6" w:author="Lewis Hooper" w:date="2026-06-14T13:37:00Z" w16du:dateUtc="2026-06-14T17:37:00Z"/>
        </w:rPr>
      </w:pPr>
      <w:del w:id="7" w:author="Lewis Hooper" w:date="2026-06-14T13:38:00Z" w16du:dateUtc="2026-06-14T17:38:00Z">
        <w:r w:rsidDel="000A35A4">
          <w:delText>1</w:delText>
        </w:r>
      </w:del>
      <w:del w:id="8" w:author="Lewis Hooper" w:date="2026-06-14T13:37:00Z" w16du:dateUtc="2026-06-14T17:37:00Z">
        <w:r w:rsidDel="000A35A4">
          <w:delText>19 Ontario public hospitals contributed usable strategic plans to this analysis. Coverage is near-complete for Teaching and Specialty hospitals and strong across Community hospitals. The dataset is the most comprehensive sector-level collection of Ontario hospital strategic plans ever assembled.</w:delText>
        </w:r>
      </w:del>
      <w:ins w:id="9" w:author="Lewis Hooper" w:date="2026-06-14T13:38:00Z" w16du:dateUtc="2026-06-14T17:38:00Z">
        <w:r w:rsidR="000A35A4">
          <w:t xml:space="preserve">The data sample  </w:t>
        </w:r>
      </w:ins>
      <w:ins w:id="10" w:author="Lewis Hooper" w:date="2026-06-14T13:40:00Z" w16du:dateUtc="2026-06-14T17:40:00Z">
        <w:r w:rsidR="000A35A4">
          <w:t>is quite complete, but a few hospitals did not have strategic plans</w:t>
        </w:r>
      </w:ins>
      <w:ins w:id="11" w:author="Lewis Hooper" w:date="2026-06-14T13:41:00Z" w16du:dateUtc="2026-06-14T17:41:00Z">
        <w:r w:rsidR="000A35A4">
          <w:t xml:space="preserve">, in most cases these were smaller hospitals, who may have a plan but lack resources to publish a plan, </w:t>
        </w:r>
      </w:ins>
      <w:ins w:id="12" w:author="Lewis Hooper" w:date="2026-06-14T13:42:00Z" w16du:dateUtc="2026-06-14T17:42:00Z">
        <w:r w:rsidR="000A35A4">
          <w:t xml:space="preserve">but at least two hospitals have recently merged, and pulled previously separate plans, </w:t>
        </w:r>
      </w:ins>
      <w:ins w:id="13" w:author="Lewis Hooper" w:date="2026-06-14T13:43:00Z" w16du:dateUtc="2026-06-14T17:43:00Z">
        <w:r w:rsidR="000A35A4">
          <w:t xml:space="preserve">and are working on a new joint plan. Some hospitals have out of date plans and indicted they have extended the plan and or are writing new ones that </w:t>
        </w:r>
      </w:ins>
      <w:ins w:id="14" w:author="Lewis Hooper" w:date="2026-06-14T13:44:00Z" w16du:dateUtc="2026-06-14T17:44:00Z">
        <w:r w:rsidR="000A35A4">
          <w:t xml:space="preserve">were unpublished at the time of writing. </w:t>
        </w:r>
      </w:ins>
    </w:p>
    <w:p w14:paraId="58586C4D" w14:textId="77777777" w:rsidR="000D6FCD" w:rsidRDefault="000D6FCD" w:rsidP="000A35A4">
      <w:pPr>
        <w:spacing w:after="160"/>
        <w:pPrChange w:id="15" w:author="Lewis Hooper" w:date="2026-06-14T13:37:00Z" w16du:dateUtc="2026-06-14T17:37:00Z">
          <w:pPr>
            <w:spacing w:after="80"/>
          </w:pPr>
        </w:pPrChange>
      </w:pPr>
    </w:p>
    <w:p w14:paraId="533F9ACA" w14:textId="77777777" w:rsidR="000D6FCD" w:rsidRDefault="00000000">
      <w:pPr>
        <w:spacing w:before="200" w:after="80"/>
      </w:pPr>
      <w:r>
        <w:rPr>
          <w:b/>
          <w:bCs/>
          <w:color w:val="1F3864"/>
          <w:sz w:val="20"/>
          <w:szCs w:val="20"/>
        </w:rPr>
        <w:t>ANALYTICAL COHORT BY HOSPITAL TYPE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600"/>
        <w:gridCol w:w="1441"/>
        <w:gridCol w:w="1679"/>
        <w:gridCol w:w="2640"/>
      </w:tblGrid>
      <w:tr w:rsidR="000D6FCD" w14:paraId="253C25D6" w14:textId="77777777">
        <w:trPr>
          <w:tblHeader/>
        </w:trPr>
        <w:tc>
          <w:tcPr>
            <w:tcW w:w="35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A2228E6" w14:textId="77777777" w:rsidR="000D6FCD" w:rsidRDefault="00000000">
            <w:r>
              <w:rPr>
                <w:b/>
                <w:bCs/>
                <w:color w:val="FFFFFF"/>
                <w:sz w:val="20"/>
                <w:szCs w:val="20"/>
              </w:rPr>
              <w:lastRenderedPageBreak/>
              <w:t>Hospital Type</w:t>
            </w:r>
          </w:p>
        </w:tc>
        <w:tc>
          <w:tcPr>
            <w:tcW w:w="144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B87E084" w14:textId="77777777" w:rsidR="000D6FCD" w:rsidRDefault="00000000">
            <w:pPr>
              <w:jc w:val="center"/>
            </w:pPr>
            <w:r>
              <w:rPr>
                <w:b/>
                <w:bCs/>
                <w:color w:val="FFFFFF"/>
                <w:sz w:val="20"/>
                <w:szCs w:val="20"/>
              </w:rPr>
              <w:t>n</w:t>
            </w:r>
          </w:p>
        </w:tc>
        <w:tc>
          <w:tcPr>
            <w:tcW w:w="167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6BCDD14" w14:textId="3A17E095" w:rsidR="000D6FCD" w:rsidRDefault="00000000">
            <w:pPr>
              <w:jc w:val="center"/>
            </w:pPr>
            <w:r>
              <w:rPr>
                <w:b/>
                <w:bCs/>
                <w:color w:val="FFFFFF"/>
                <w:sz w:val="20"/>
                <w:szCs w:val="20"/>
              </w:rPr>
              <w:t>% of Hospitals</w:t>
            </w:r>
          </w:p>
        </w:tc>
        <w:tc>
          <w:tcPr>
            <w:tcW w:w="264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67A19C9" w14:textId="77777777" w:rsidR="000D6FCD" w:rsidRDefault="00000000">
            <w:pPr>
              <w:jc w:val="center"/>
            </w:pPr>
            <w:r>
              <w:rPr>
                <w:b/>
                <w:bCs/>
                <w:color w:val="FFFFFF"/>
                <w:sz w:val="20"/>
                <w:szCs w:val="20"/>
              </w:rPr>
              <w:t>Mean Strategic Directions</w:t>
            </w:r>
          </w:p>
        </w:tc>
      </w:tr>
      <w:tr w:rsidR="000D6FCD" w14:paraId="377DFBBD" w14:textId="77777777">
        <w:tc>
          <w:tcPr>
            <w:tcW w:w="35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F845936" w14:textId="77777777" w:rsidR="000D6FCD" w:rsidRDefault="00000000">
            <w:r>
              <w:rPr>
                <w:sz w:val="20"/>
                <w:szCs w:val="20"/>
              </w:rPr>
              <w:t>Teaching</w:t>
            </w:r>
          </w:p>
        </w:tc>
        <w:tc>
          <w:tcPr>
            <w:tcW w:w="144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5F379E" w14:textId="77777777" w:rsidR="000D6FCD" w:rsidRDefault="00000000">
            <w:pPr>
              <w:jc w:val="center"/>
            </w:pPr>
            <w:r>
              <w:rPr>
                <w:sz w:val="20"/>
                <w:szCs w:val="20"/>
              </w:rPr>
              <w:t>17</w:t>
            </w:r>
          </w:p>
        </w:tc>
        <w:tc>
          <w:tcPr>
            <w:tcW w:w="167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E5A1C8" w14:textId="77777777" w:rsidR="000D6FCD" w:rsidRDefault="00000000">
            <w:pPr>
              <w:jc w:val="center"/>
            </w:pPr>
            <w:r>
              <w:rPr>
                <w:sz w:val="20"/>
                <w:szCs w:val="20"/>
              </w:rPr>
              <w:t>14%</w:t>
            </w:r>
          </w:p>
        </w:tc>
        <w:tc>
          <w:tcPr>
            <w:tcW w:w="26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27C5963" w14:textId="77777777" w:rsidR="000D6FCD" w:rsidRDefault="00000000">
            <w:pPr>
              <w:jc w:val="center"/>
            </w:pPr>
            <w:r>
              <w:rPr>
                <w:sz w:val="20"/>
                <w:szCs w:val="20"/>
              </w:rPr>
              <w:t>5.1</w:t>
            </w:r>
          </w:p>
        </w:tc>
      </w:tr>
      <w:tr w:rsidR="000D6FCD" w14:paraId="223EEFFC" w14:textId="77777777">
        <w:tc>
          <w:tcPr>
            <w:tcW w:w="35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72F5427" w14:textId="77777777" w:rsidR="000D6FCD" w:rsidRDefault="00000000">
            <w:r>
              <w:rPr>
                <w:sz w:val="20"/>
                <w:szCs w:val="20"/>
              </w:rPr>
              <w:t>Large Community</w:t>
            </w:r>
          </w:p>
        </w:tc>
        <w:tc>
          <w:tcPr>
            <w:tcW w:w="144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DBC5BD8" w14:textId="77777777" w:rsidR="000D6FCD" w:rsidRDefault="00000000">
            <w:pPr>
              <w:jc w:val="center"/>
            </w:pPr>
            <w:r>
              <w:rPr>
                <w:sz w:val="20"/>
                <w:szCs w:val="20"/>
              </w:rPr>
              <w:t>43</w:t>
            </w:r>
          </w:p>
        </w:tc>
        <w:tc>
          <w:tcPr>
            <w:tcW w:w="167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E1C5B16" w14:textId="77777777" w:rsidR="000D6FCD" w:rsidRDefault="00000000">
            <w:pPr>
              <w:jc w:val="center"/>
            </w:pPr>
            <w:r>
              <w:rPr>
                <w:sz w:val="20"/>
                <w:szCs w:val="20"/>
              </w:rPr>
              <w:t>36%</w:t>
            </w:r>
          </w:p>
        </w:tc>
        <w:tc>
          <w:tcPr>
            <w:tcW w:w="26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0DF514E" w14:textId="77777777" w:rsidR="000D6FCD" w:rsidRDefault="00000000">
            <w:pPr>
              <w:jc w:val="center"/>
            </w:pPr>
            <w:r>
              <w:rPr>
                <w:sz w:val="20"/>
                <w:szCs w:val="20"/>
              </w:rPr>
              <w:t>4.8</w:t>
            </w:r>
          </w:p>
        </w:tc>
      </w:tr>
      <w:tr w:rsidR="000D6FCD" w14:paraId="1668BEA6" w14:textId="77777777">
        <w:tc>
          <w:tcPr>
            <w:tcW w:w="35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89576F" w14:textId="77777777" w:rsidR="000D6FCD" w:rsidRDefault="00000000">
            <w:r>
              <w:rPr>
                <w:sz w:val="20"/>
                <w:szCs w:val="20"/>
              </w:rPr>
              <w:t>Small Community</w:t>
            </w:r>
          </w:p>
        </w:tc>
        <w:tc>
          <w:tcPr>
            <w:tcW w:w="144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6EC22B4" w14:textId="77777777" w:rsidR="000D6FCD" w:rsidRDefault="00000000">
            <w:pPr>
              <w:jc w:val="center"/>
            </w:pPr>
            <w:r>
              <w:rPr>
                <w:sz w:val="20"/>
                <w:szCs w:val="20"/>
              </w:rPr>
              <w:t>48</w:t>
            </w:r>
          </w:p>
        </w:tc>
        <w:tc>
          <w:tcPr>
            <w:tcW w:w="167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BFC2403" w14:textId="77777777" w:rsidR="000D6FCD" w:rsidRDefault="00000000">
            <w:pPr>
              <w:jc w:val="center"/>
            </w:pPr>
            <w:r>
              <w:rPr>
                <w:sz w:val="20"/>
                <w:szCs w:val="20"/>
              </w:rPr>
              <w:t>40%</w:t>
            </w:r>
          </w:p>
        </w:tc>
        <w:tc>
          <w:tcPr>
            <w:tcW w:w="26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2FE7204" w14:textId="77777777" w:rsidR="000D6FCD" w:rsidRDefault="00000000">
            <w:pPr>
              <w:jc w:val="center"/>
            </w:pPr>
            <w:r>
              <w:rPr>
                <w:sz w:val="20"/>
                <w:szCs w:val="20"/>
              </w:rPr>
              <w:t>4.3</w:t>
            </w:r>
          </w:p>
        </w:tc>
      </w:tr>
      <w:tr w:rsidR="000D6FCD" w14:paraId="678D02B4" w14:textId="77777777">
        <w:tc>
          <w:tcPr>
            <w:tcW w:w="35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B66ACD0" w14:textId="77777777" w:rsidR="000D6FCD" w:rsidRDefault="00000000">
            <w:r>
              <w:rPr>
                <w:sz w:val="20"/>
                <w:szCs w:val="20"/>
              </w:rPr>
              <w:t>Specialty</w:t>
            </w:r>
          </w:p>
        </w:tc>
        <w:tc>
          <w:tcPr>
            <w:tcW w:w="144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D007E7B" w14:textId="77777777" w:rsidR="000D6FCD" w:rsidRDefault="00000000">
            <w:pPr>
              <w:jc w:val="center"/>
            </w:pPr>
            <w:r>
              <w:rPr>
                <w:sz w:val="20"/>
                <w:szCs w:val="20"/>
              </w:rPr>
              <w:t>11</w:t>
            </w:r>
          </w:p>
        </w:tc>
        <w:tc>
          <w:tcPr>
            <w:tcW w:w="167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7010322" w14:textId="77777777" w:rsidR="000D6FCD" w:rsidRDefault="00000000">
            <w:pPr>
              <w:jc w:val="center"/>
            </w:pPr>
            <w:r>
              <w:rPr>
                <w:sz w:val="20"/>
                <w:szCs w:val="20"/>
              </w:rPr>
              <w:t>9%</w:t>
            </w:r>
          </w:p>
        </w:tc>
        <w:tc>
          <w:tcPr>
            <w:tcW w:w="26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CE21002" w14:textId="77777777" w:rsidR="000D6FCD" w:rsidRDefault="00000000">
            <w:pPr>
              <w:jc w:val="center"/>
            </w:pPr>
            <w:r>
              <w:rPr>
                <w:sz w:val="20"/>
                <w:szCs w:val="20"/>
              </w:rPr>
              <w:t>4.6</w:t>
            </w:r>
          </w:p>
        </w:tc>
      </w:tr>
      <w:tr w:rsidR="000D6FCD" w14:paraId="78330C15" w14:textId="77777777">
        <w:tc>
          <w:tcPr>
            <w:tcW w:w="35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27AD9566" w14:textId="77777777" w:rsidR="000D6FCD" w:rsidRDefault="00000000">
            <w:r>
              <w:rPr>
                <w:b/>
                <w:bCs/>
                <w:sz w:val="20"/>
                <w:szCs w:val="20"/>
              </w:rPr>
              <w:t>Total</w:t>
            </w:r>
          </w:p>
        </w:tc>
        <w:tc>
          <w:tcPr>
            <w:tcW w:w="144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9493402" w14:textId="77777777" w:rsidR="000D6FCD" w:rsidRDefault="00000000">
            <w:pPr>
              <w:jc w:val="center"/>
            </w:pPr>
            <w:r>
              <w:rPr>
                <w:b/>
                <w:bCs/>
                <w:sz w:val="20"/>
                <w:szCs w:val="20"/>
              </w:rPr>
              <w:t>119</w:t>
            </w:r>
          </w:p>
        </w:tc>
        <w:tc>
          <w:tcPr>
            <w:tcW w:w="167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85D1548" w14:textId="77777777" w:rsidR="000D6FCD" w:rsidRDefault="00000000">
            <w:pPr>
              <w:jc w:val="center"/>
            </w:pPr>
            <w:r>
              <w:rPr>
                <w:b/>
                <w:bCs/>
                <w:sz w:val="20"/>
                <w:szCs w:val="20"/>
              </w:rPr>
              <w:t>100%</w:t>
            </w:r>
          </w:p>
        </w:tc>
        <w:tc>
          <w:tcPr>
            <w:tcW w:w="264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6063BDB" w14:textId="77777777" w:rsidR="000D6FCD" w:rsidRDefault="00000000">
            <w:pPr>
              <w:jc w:val="center"/>
            </w:pPr>
            <w:r>
              <w:rPr>
                <w:b/>
                <w:bCs/>
                <w:sz w:val="20"/>
                <w:szCs w:val="20"/>
              </w:rPr>
              <w:t>4.6</w:t>
            </w:r>
          </w:p>
        </w:tc>
      </w:tr>
    </w:tbl>
    <w:p w14:paraId="5963856D" w14:textId="77777777" w:rsidR="000D6FCD" w:rsidRDefault="00000000">
      <w:pPr>
        <w:spacing w:before="60" w:after="220"/>
      </w:pPr>
      <w:r>
        <w:rPr>
          <w:i/>
          <w:iCs/>
          <w:color w:val="5D6D7E"/>
          <w:sz w:val="18"/>
          <w:szCs w:val="18"/>
        </w:rPr>
        <w:t xml:space="preserve">Source: HospitalIntelligenceR based on current strategic plans </w:t>
      </w:r>
    </w:p>
    <w:p w14:paraId="5A0293EB" w14:textId="77777777" w:rsidR="000D6FCD" w:rsidRDefault="000D6FCD">
      <w:pPr>
        <w:spacing w:after="80"/>
      </w:pPr>
    </w:p>
    <w:p w14:paraId="2FF178BC" w14:textId="77777777" w:rsidR="000D6FCD" w:rsidRDefault="00000000">
      <w:pPr>
        <w:spacing w:before="200" w:after="80"/>
      </w:pPr>
      <w:r>
        <w:rPr>
          <w:b/>
          <w:bCs/>
          <w:color w:val="1F3864"/>
          <w:sz w:val="20"/>
          <w:szCs w:val="20"/>
        </w:rPr>
        <w:t>PLANS BY ERA</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000"/>
        <w:gridCol w:w="2161"/>
        <w:gridCol w:w="1800"/>
        <w:gridCol w:w="2399"/>
      </w:tblGrid>
      <w:tr w:rsidR="000D6FCD" w14:paraId="79AFD257" w14:textId="77777777">
        <w:trPr>
          <w:tblHeader/>
        </w:trPr>
        <w:tc>
          <w:tcPr>
            <w:tcW w:w="29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DB1A062" w14:textId="77777777" w:rsidR="000D6FCD" w:rsidRDefault="00000000">
            <w:r>
              <w:rPr>
                <w:b/>
                <w:bCs/>
                <w:color w:val="FFFFFF"/>
                <w:sz w:val="20"/>
                <w:szCs w:val="20"/>
              </w:rPr>
              <w:t>Plan Era</w:t>
            </w:r>
          </w:p>
        </w:tc>
        <w:tc>
          <w:tcPr>
            <w:tcW w:w="216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262B283" w14:textId="77777777" w:rsidR="000D6FCD" w:rsidRDefault="00000000">
            <w:pPr>
              <w:jc w:val="center"/>
            </w:pPr>
            <w:r>
              <w:rPr>
                <w:b/>
                <w:bCs/>
                <w:color w:val="FFFFFF"/>
                <w:sz w:val="20"/>
                <w:szCs w:val="20"/>
              </w:rPr>
              <w:t>Plan Years</w:t>
            </w:r>
          </w:p>
        </w:tc>
        <w:tc>
          <w:tcPr>
            <w:tcW w:w="180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F66F614" w14:textId="77777777" w:rsidR="000D6FCD" w:rsidRDefault="00000000">
            <w:pPr>
              <w:jc w:val="center"/>
            </w:pPr>
            <w:r>
              <w:rPr>
                <w:b/>
                <w:bCs/>
                <w:color w:val="FFFFFF"/>
                <w:sz w:val="20"/>
                <w:szCs w:val="20"/>
              </w:rPr>
              <w:t>Hospitals</w:t>
            </w:r>
          </w:p>
        </w:tc>
        <w:tc>
          <w:tcPr>
            <w:tcW w:w="23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BFB105E" w14:textId="77777777" w:rsidR="000D6FCD" w:rsidRDefault="00000000">
            <w:pPr>
              <w:jc w:val="center"/>
            </w:pPr>
            <w:r>
              <w:rPr>
                <w:b/>
                <w:bCs/>
                <w:color w:val="FFFFFF"/>
                <w:sz w:val="20"/>
                <w:szCs w:val="20"/>
              </w:rPr>
              <w:t>Share</w:t>
            </w:r>
          </w:p>
        </w:tc>
      </w:tr>
      <w:tr w:rsidR="000D6FCD" w14:paraId="1E2ED683" w14:textId="77777777">
        <w:tc>
          <w:tcPr>
            <w:tcW w:w="29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55EE5" w14:textId="410F7744" w:rsidR="000D6FCD" w:rsidRDefault="00000000">
            <w:r>
              <w:rPr>
                <w:sz w:val="20"/>
                <w:szCs w:val="20"/>
              </w:rPr>
              <w:t>Pandemic Era</w:t>
            </w:r>
          </w:p>
        </w:tc>
        <w:tc>
          <w:tcPr>
            <w:tcW w:w="21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9B66ACE" w14:textId="77777777" w:rsidR="000D6FCD" w:rsidRDefault="00000000">
            <w:pPr>
              <w:jc w:val="center"/>
            </w:pPr>
            <w:r>
              <w:rPr>
                <w:sz w:val="20"/>
                <w:szCs w:val="20"/>
              </w:rPr>
              <w:t>2018 – 2021</w:t>
            </w:r>
          </w:p>
        </w:tc>
        <w:tc>
          <w:tcPr>
            <w:tcW w:w="18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62C4517" w14:textId="77777777" w:rsidR="000D6FCD" w:rsidRDefault="00000000">
            <w:pPr>
              <w:jc w:val="center"/>
            </w:pPr>
            <w:r>
              <w:rPr>
                <w:sz w:val="20"/>
                <w:szCs w:val="20"/>
              </w:rPr>
              <w:t>12</w:t>
            </w:r>
          </w:p>
        </w:tc>
        <w:tc>
          <w:tcPr>
            <w:tcW w:w="23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B635E8B" w14:textId="77777777" w:rsidR="000D6FCD" w:rsidRDefault="00000000">
            <w:pPr>
              <w:jc w:val="center"/>
            </w:pPr>
            <w:r>
              <w:rPr>
                <w:sz w:val="20"/>
                <w:szCs w:val="20"/>
              </w:rPr>
              <w:t>10%</w:t>
            </w:r>
          </w:p>
        </w:tc>
      </w:tr>
      <w:tr w:rsidR="000D6FCD" w14:paraId="0EAF44E9" w14:textId="77777777">
        <w:tc>
          <w:tcPr>
            <w:tcW w:w="29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5E8152B" w14:textId="095F3BF4" w:rsidR="000D6FCD" w:rsidRDefault="00000000">
            <w:r>
              <w:rPr>
                <w:sz w:val="20"/>
                <w:szCs w:val="20"/>
              </w:rPr>
              <w:t>Recovery</w:t>
            </w:r>
          </w:p>
        </w:tc>
        <w:tc>
          <w:tcPr>
            <w:tcW w:w="21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380C13A" w14:textId="77777777" w:rsidR="000D6FCD" w:rsidRDefault="00000000">
            <w:pPr>
              <w:jc w:val="center"/>
            </w:pPr>
            <w:r>
              <w:rPr>
                <w:sz w:val="20"/>
                <w:szCs w:val="20"/>
              </w:rPr>
              <w:t>2022 – 2023</w:t>
            </w:r>
          </w:p>
        </w:tc>
        <w:tc>
          <w:tcPr>
            <w:tcW w:w="18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D81A728" w14:textId="77777777" w:rsidR="000D6FCD" w:rsidRDefault="00000000">
            <w:pPr>
              <w:jc w:val="center"/>
            </w:pPr>
            <w:r>
              <w:rPr>
                <w:sz w:val="20"/>
                <w:szCs w:val="20"/>
              </w:rPr>
              <w:t>41</w:t>
            </w:r>
          </w:p>
        </w:tc>
        <w:tc>
          <w:tcPr>
            <w:tcW w:w="23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1F6A89D" w14:textId="77777777" w:rsidR="000D6FCD" w:rsidRDefault="00000000">
            <w:pPr>
              <w:jc w:val="center"/>
            </w:pPr>
            <w:r>
              <w:rPr>
                <w:sz w:val="20"/>
                <w:szCs w:val="20"/>
              </w:rPr>
              <w:t>35%</w:t>
            </w:r>
          </w:p>
        </w:tc>
      </w:tr>
      <w:tr w:rsidR="000D6FCD" w14:paraId="1D8D832E" w14:textId="77777777">
        <w:tc>
          <w:tcPr>
            <w:tcW w:w="29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4F3691F" w14:textId="77777777" w:rsidR="000D6FCD" w:rsidRDefault="00000000">
            <w:r>
              <w:rPr>
                <w:sz w:val="20"/>
                <w:szCs w:val="20"/>
              </w:rPr>
              <w:t>Current</w:t>
            </w:r>
          </w:p>
        </w:tc>
        <w:tc>
          <w:tcPr>
            <w:tcW w:w="21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914B93B" w14:textId="77777777" w:rsidR="000D6FCD" w:rsidRDefault="00000000">
            <w:pPr>
              <w:jc w:val="center"/>
            </w:pPr>
            <w:r>
              <w:rPr>
                <w:sz w:val="20"/>
                <w:szCs w:val="20"/>
              </w:rPr>
              <w:t>2024 – 2026</w:t>
            </w:r>
          </w:p>
        </w:tc>
        <w:tc>
          <w:tcPr>
            <w:tcW w:w="18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B12E6B8" w14:textId="77777777" w:rsidR="000D6FCD" w:rsidRDefault="00000000">
            <w:pPr>
              <w:jc w:val="center"/>
            </w:pPr>
            <w:r>
              <w:rPr>
                <w:sz w:val="20"/>
                <w:szCs w:val="20"/>
              </w:rPr>
              <w:t>65</w:t>
            </w:r>
          </w:p>
        </w:tc>
        <w:tc>
          <w:tcPr>
            <w:tcW w:w="23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2A1C53" w14:textId="77777777" w:rsidR="000D6FCD" w:rsidRDefault="00000000">
            <w:pPr>
              <w:jc w:val="center"/>
            </w:pPr>
            <w:r>
              <w:rPr>
                <w:sz w:val="20"/>
                <w:szCs w:val="20"/>
              </w:rPr>
              <w:t>55%</w:t>
            </w:r>
          </w:p>
        </w:tc>
      </w:tr>
      <w:tr w:rsidR="000D6FCD" w14:paraId="12EAB8B1" w14:textId="77777777">
        <w:tc>
          <w:tcPr>
            <w:tcW w:w="29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8EE4C2F" w14:textId="77777777" w:rsidR="000D6FCD" w:rsidRDefault="00000000">
            <w:r>
              <w:rPr>
                <w:b/>
                <w:bCs/>
                <w:sz w:val="20"/>
                <w:szCs w:val="20"/>
              </w:rPr>
              <w:t>Total</w:t>
            </w:r>
          </w:p>
        </w:tc>
        <w:tc>
          <w:tcPr>
            <w:tcW w:w="21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8ED840F" w14:textId="77777777" w:rsidR="000D6FCD" w:rsidRDefault="000D6FCD">
            <w:pPr>
              <w:jc w:val="center"/>
            </w:pPr>
          </w:p>
        </w:tc>
        <w:tc>
          <w:tcPr>
            <w:tcW w:w="18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AF01D3F" w14:textId="77777777" w:rsidR="000D6FCD" w:rsidRDefault="00000000">
            <w:pPr>
              <w:jc w:val="center"/>
            </w:pPr>
            <w:r>
              <w:rPr>
                <w:b/>
                <w:bCs/>
                <w:sz w:val="20"/>
                <w:szCs w:val="20"/>
              </w:rPr>
              <w:t>118</w:t>
            </w:r>
          </w:p>
        </w:tc>
        <w:tc>
          <w:tcPr>
            <w:tcW w:w="23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89EE602" w14:textId="77777777" w:rsidR="000D6FCD" w:rsidRDefault="00000000">
            <w:pPr>
              <w:jc w:val="center"/>
            </w:pPr>
            <w:r>
              <w:rPr>
                <w:b/>
                <w:bCs/>
                <w:sz w:val="20"/>
                <w:szCs w:val="20"/>
              </w:rPr>
              <w:t>100%</w:t>
            </w:r>
          </w:p>
        </w:tc>
      </w:tr>
    </w:tbl>
    <w:p w14:paraId="51BC093C" w14:textId="5DF9F6AA" w:rsidR="000D6FCD" w:rsidRDefault="00000000">
      <w:pPr>
        <w:spacing w:before="60" w:after="220"/>
      </w:pPr>
      <w:r>
        <w:rPr>
          <w:i/>
          <w:iCs/>
          <w:color w:val="5D6D7E"/>
          <w:sz w:val="18"/>
          <w:szCs w:val="18"/>
        </w:rPr>
        <w:t xml:space="preserve">Era based on the plan start year. Pandemic Era = 2018–2021. Recovery = 2022–2023. Current = 2024–2026. </w:t>
      </w:r>
      <w:r w:rsidR="00877669">
        <w:rPr>
          <w:i/>
          <w:iCs/>
          <w:color w:val="5D6D7E"/>
          <w:sz w:val="18"/>
          <w:szCs w:val="18"/>
        </w:rPr>
        <w:t xml:space="preserve">One </w:t>
      </w:r>
      <w:r>
        <w:rPr>
          <w:i/>
          <w:iCs/>
          <w:color w:val="5D6D7E"/>
          <w:sz w:val="18"/>
          <w:szCs w:val="18"/>
        </w:rPr>
        <w:t xml:space="preserve">hospital with unconfirmed plan dates </w:t>
      </w:r>
      <w:r w:rsidR="00877669">
        <w:rPr>
          <w:i/>
          <w:iCs/>
          <w:color w:val="5D6D7E"/>
          <w:sz w:val="18"/>
          <w:szCs w:val="18"/>
        </w:rPr>
        <w:t xml:space="preserve">was </w:t>
      </w:r>
      <w:r>
        <w:rPr>
          <w:i/>
          <w:iCs/>
          <w:color w:val="5D6D7E"/>
          <w:sz w:val="18"/>
          <w:szCs w:val="18"/>
        </w:rPr>
        <w:t>excluded from the era analysis. Pandemic Era and Recovery periods were both influenced by COVID.</w:t>
      </w:r>
    </w:p>
    <w:p w14:paraId="35BB1FB5" w14:textId="77777777" w:rsidR="000D6FCD" w:rsidRDefault="000D6FCD">
      <w:pPr>
        <w:spacing w:after="80"/>
      </w:pPr>
    </w:p>
    <w:p w14:paraId="66BC4595" w14:textId="77777777" w:rsidR="000D6FCD" w:rsidRDefault="00000000">
      <w:pPr>
        <w:spacing w:before="200" w:after="80"/>
      </w:pPr>
      <w:r>
        <w:rPr>
          <w:b/>
          <w:bCs/>
          <w:color w:val="1F3864"/>
          <w:sz w:val="20"/>
          <w:szCs w:val="20"/>
        </w:rPr>
        <w:t xml:space="preserve">DATASET COVERAGE </w:t>
      </w:r>
      <w:commentRangeStart w:id="16"/>
      <w:r>
        <w:rPr>
          <w:b/>
          <w:bCs/>
          <w:color w:val="1F3864"/>
          <w:sz w:val="20"/>
          <w:szCs w:val="20"/>
        </w:rPr>
        <w:t>SUMMARY</w:t>
      </w:r>
      <w:commentRangeEnd w:id="16"/>
      <w:r w:rsidR="00B9705B">
        <w:rPr>
          <w:rStyle w:val="CommentReference"/>
          <w:sz w:val="22"/>
          <w:szCs w:val="22"/>
        </w:rPr>
        <w:commentReference w:id="16"/>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199"/>
        <w:gridCol w:w="1200"/>
        <w:gridCol w:w="3961"/>
      </w:tblGrid>
      <w:tr w:rsidR="000D6FCD" w14:paraId="76C7E311" w14:textId="77777777">
        <w:trPr>
          <w:tblHeader/>
        </w:trPr>
        <w:tc>
          <w:tcPr>
            <w:tcW w:w="41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FC6555F" w14:textId="77777777" w:rsidR="000D6FCD" w:rsidRDefault="00000000">
            <w:r>
              <w:rPr>
                <w:b/>
                <w:bCs/>
                <w:color w:val="FFFFFF"/>
                <w:sz w:val="20"/>
                <w:szCs w:val="20"/>
              </w:rPr>
              <w:t>Coverage Category</w:t>
            </w:r>
          </w:p>
        </w:tc>
        <w:tc>
          <w:tcPr>
            <w:tcW w:w="120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6C5FB19" w14:textId="77777777" w:rsidR="000D6FCD" w:rsidRDefault="00000000">
            <w:pPr>
              <w:jc w:val="center"/>
            </w:pPr>
            <w:r>
              <w:rPr>
                <w:b/>
                <w:bCs/>
                <w:color w:val="FFFFFF"/>
                <w:sz w:val="20"/>
                <w:szCs w:val="20"/>
              </w:rPr>
              <w:t>n</w:t>
            </w:r>
          </w:p>
        </w:tc>
        <w:tc>
          <w:tcPr>
            <w:tcW w:w="396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43EC2E8" w14:textId="77777777" w:rsidR="000D6FCD" w:rsidRDefault="00000000">
            <w:r>
              <w:rPr>
                <w:b/>
                <w:bCs/>
                <w:color w:val="FFFFFF"/>
                <w:sz w:val="20"/>
                <w:szCs w:val="20"/>
              </w:rPr>
              <w:t>Note</w:t>
            </w:r>
          </w:p>
        </w:tc>
      </w:tr>
      <w:tr w:rsidR="000D6FCD" w14:paraId="1E808B7D" w14:textId="77777777">
        <w:tc>
          <w:tcPr>
            <w:tcW w:w="4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D5F0A7E" w14:textId="77777777" w:rsidR="000D6FCD" w:rsidRDefault="00000000">
            <w:r>
              <w:rPr>
                <w:sz w:val="20"/>
                <w:szCs w:val="20"/>
              </w:rPr>
              <w:t>Full or partial extraction</w:t>
            </w:r>
          </w:p>
        </w:tc>
        <w:tc>
          <w:tcPr>
            <w:tcW w:w="12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22285C5" w14:textId="77777777" w:rsidR="000D6FCD" w:rsidRDefault="00000000">
            <w:pPr>
              <w:jc w:val="center"/>
            </w:pPr>
            <w:r>
              <w:rPr>
                <w:sz w:val="20"/>
                <w:szCs w:val="20"/>
              </w:rPr>
              <w:t>119</w:t>
            </w:r>
          </w:p>
        </w:tc>
        <w:tc>
          <w:tcPr>
            <w:tcW w:w="39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172DC77" w14:textId="5978AF0C" w:rsidR="000D6FCD" w:rsidRDefault="00000000">
            <w:r>
              <w:rPr>
                <w:sz w:val="19"/>
                <w:szCs w:val="19"/>
              </w:rPr>
              <w:t xml:space="preserve">All strategic directions captured, or captured with minor gaps such as missing plan dates or limited direction descriptions. </w:t>
            </w:r>
          </w:p>
        </w:tc>
      </w:tr>
      <w:tr w:rsidR="000D6FCD" w14:paraId="7E4829A3" w14:textId="77777777">
        <w:tc>
          <w:tcPr>
            <w:tcW w:w="4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473EE1C" w14:textId="77777777" w:rsidR="000D6FCD" w:rsidRDefault="00000000">
            <w:r>
              <w:rPr>
                <w:sz w:val="20"/>
                <w:szCs w:val="20"/>
              </w:rPr>
              <w:t>Thin extraction</w:t>
            </w:r>
          </w:p>
        </w:tc>
        <w:tc>
          <w:tcPr>
            <w:tcW w:w="12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E828EC0" w14:textId="77777777" w:rsidR="000D6FCD" w:rsidRDefault="00000000">
            <w:pPr>
              <w:jc w:val="center"/>
            </w:pPr>
            <w:r>
              <w:rPr>
                <w:sz w:val="20"/>
                <w:szCs w:val="20"/>
              </w:rPr>
              <w:t>3</w:t>
            </w:r>
          </w:p>
        </w:tc>
        <w:tc>
          <w:tcPr>
            <w:tcW w:w="39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1AB28C6" w14:textId="77777777" w:rsidR="000D6FCD" w:rsidRDefault="00000000">
            <w:r>
              <w:rPr>
                <w:sz w:val="19"/>
                <w:szCs w:val="19"/>
              </w:rPr>
              <w:t>Plan confirmed; very limited content (e.g., single-page with pillars only)</w:t>
            </w:r>
          </w:p>
        </w:tc>
      </w:tr>
      <w:tr w:rsidR="000D6FCD" w14:paraId="48179894" w14:textId="77777777">
        <w:tc>
          <w:tcPr>
            <w:tcW w:w="41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1726021" w14:textId="77777777" w:rsidR="000D6FCD" w:rsidRDefault="00000000">
            <w:r>
              <w:rPr>
                <w:b/>
                <w:bCs/>
                <w:sz w:val="20"/>
                <w:szCs w:val="20"/>
              </w:rPr>
              <w:t>Subtotal, plans in dataset</w:t>
            </w:r>
          </w:p>
        </w:tc>
        <w:tc>
          <w:tcPr>
            <w:tcW w:w="12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BDEAD08" w14:textId="5FFB55DE" w:rsidR="000D6FCD" w:rsidRDefault="00000000">
            <w:pPr>
              <w:jc w:val="center"/>
            </w:pPr>
            <w:del w:id="17" w:author="Lewis Hooper" w:date="2026-06-14T13:48:00Z" w16du:dateUtc="2026-06-14T17:48:00Z">
              <w:r w:rsidDel="00AF7DA3">
                <w:rPr>
                  <w:b/>
                  <w:bCs/>
                  <w:sz w:val="20"/>
                  <w:szCs w:val="20"/>
                </w:rPr>
                <w:delText>119</w:delText>
              </w:r>
            </w:del>
            <w:ins w:id="18" w:author="Lewis Hooper" w:date="2026-06-14T13:48:00Z" w16du:dateUtc="2026-06-14T17:48:00Z">
              <w:r w:rsidR="00AF7DA3">
                <w:rPr>
                  <w:b/>
                  <w:bCs/>
                  <w:sz w:val="20"/>
                  <w:szCs w:val="20"/>
                </w:rPr>
                <w:t>1</w:t>
              </w:r>
              <w:r w:rsidR="00AF7DA3">
                <w:rPr>
                  <w:b/>
                  <w:bCs/>
                  <w:sz w:val="20"/>
                  <w:szCs w:val="20"/>
                </w:rPr>
                <w:t>22</w:t>
              </w:r>
            </w:ins>
          </w:p>
        </w:tc>
        <w:tc>
          <w:tcPr>
            <w:tcW w:w="39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78A0B39D" w14:textId="05E050A8" w:rsidR="000D6FCD" w:rsidRDefault="00000000">
            <w:r>
              <w:rPr>
                <w:sz w:val="19"/>
                <w:szCs w:val="19"/>
              </w:rPr>
              <w:t>The analytical cohort used throughout this analysis</w:t>
            </w:r>
          </w:p>
        </w:tc>
      </w:tr>
      <w:tr w:rsidR="000D6FCD" w14:paraId="29EA62A0" w14:textId="77777777">
        <w:tc>
          <w:tcPr>
            <w:tcW w:w="4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C453A0F" w14:textId="77777777" w:rsidR="000D6FCD" w:rsidRDefault="00000000">
            <w:r>
              <w:rPr>
                <w:sz w:val="20"/>
                <w:szCs w:val="20"/>
              </w:rPr>
              <w:t>Robots-blocked</w:t>
            </w:r>
          </w:p>
        </w:tc>
        <w:tc>
          <w:tcPr>
            <w:tcW w:w="12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6D1388E" w14:textId="77777777" w:rsidR="000D6FCD" w:rsidRDefault="00000000">
            <w:pPr>
              <w:jc w:val="center"/>
            </w:pPr>
            <w:r>
              <w:rPr>
                <w:sz w:val="20"/>
                <w:szCs w:val="20"/>
              </w:rPr>
              <w:t>7</w:t>
            </w:r>
          </w:p>
        </w:tc>
        <w:tc>
          <w:tcPr>
            <w:tcW w:w="39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37350A9" w14:textId="0982E2B9" w:rsidR="000D6FCD" w:rsidRDefault="00000000">
            <w:r>
              <w:rPr>
                <w:sz w:val="19"/>
                <w:szCs w:val="19"/>
              </w:rPr>
              <w:t xml:space="preserve">Automated access blocked per website policy; not in the analysis. </w:t>
            </w:r>
          </w:p>
        </w:tc>
      </w:tr>
      <w:tr w:rsidR="000D6FCD" w14:paraId="6ECFDE4A" w14:textId="77777777">
        <w:tc>
          <w:tcPr>
            <w:tcW w:w="4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FD65816" w14:textId="77777777" w:rsidR="000D6FCD" w:rsidRDefault="00000000">
            <w:r>
              <w:rPr>
                <w:sz w:val="20"/>
                <w:szCs w:val="20"/>
              </w:rPr>
              <w:t>No plan confirmed</w:t>
            </w:r>
          </w:p>
        </w:tc>
        <w:tc>
          <w:tcPr>
            <w:tcW w:w="12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CFE1429" w14:textId="7D4094B1" w:rsidR="000D6FCD" w:rsidRDefault="00877669">
            <w:pPr>
              <w:jc w:val="center"/>
            </w:pPr>
            <w:r>
              <w:rPr>
                <w:sz w:val="20"/>
                <w:szCs w:val="20"/>
              </w:rPr>
              <w:t>7</w:t>
            </w:r>
          </w:p>
        </w:tc>
        <w:tc>
          <w:tcPr>
            <w:tcW w:w="39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A5876BC" w14:textId="77777777" w:rsidR="000D6FCD" w:rsidRDefault="00000000">
            <w:r>
              <w:rPr>
                <w:sz w:val="19"/>
                <w:szCs w:val="19"/>
              </w:rPr>
              <w:t>Hospital confirmed no current strategic plan exists; not in dataset</w:t>
            </w:r>
          </w:p>
        </w:tc>
      </w:tr>
      <w:tr w:rsidR="000D6FCD" w14:paraId="15B6057E" w14:textId="77777777">
        <w:tc>
          <w:tcPr>
            <w:tcW w:w="41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78FAE7A" w14:textId="77777777" w:rsidR="000D6FCD" w:rsidRDefault="00000000">
            <w:r>
              <w:rPr>
                <w:b/>
                <w:bCs/>
                <w:sz w:val="20"/>
                <w:szCs w:val="20"/>
              </w:rPr>
              <w:t>Total registry</w:t>
            </w:r>
          </w:p>
        </w:tc>
        <w:tc>
          <w:tcPr>
            <w:tcW w:w="12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E253FE3" w14:textId="5D773B5D" w:rsidR="000D6FCD" w:rsidRDefault="00000000">
            <w:pPr>
              <w:jc w:val="center"/>
            </w:pPr>
            <w:r>
              <w:rPr>
                <w:b/>
                <w:bCs/>
                <w:sz w:val="20"/>
                <w:szCs w:val="20"/>
              </w:rPr>
              <w:t>13</w:t>
            </w:r>
            <w:ins w:id="19" w:author="Lewis Hooper" w:date="2026-06-14T13:48:00Z" w16du:dateUtc="2026-06-14T17:48:00Z">
              <w:r w:rsidR="00AF7DA3">
                <w:rPr>
                  <w:b/>
                  <w:bCs/>
                  <w:sz w:val="20"/>
                  <w:szCs w:val="20"/>
                </w:rPr>
                <w:t>6</w:t>
              </w:r>
            </w:ins>
            <w:del w:id="20" w:author="Lewis Hooper" w:date="2026-06-14T13:48:00Z" w16du:dateUtc="2026-06-14T17:48:00Z">
              <w:r w:rsidDel="00AF7DA3">
                <w:rPr>
                  <w:b/>
                  <w:bCs/>
                  <w:sz w:val="20"/>
                  <w:szCs w:val="20"/>
                </w:rPr>
                <w:delText>3</w:delText>
              </w:r>
            </w:del>
          </w:p>
        </w:tc>
        <w:tc>
          <w:tcPr>
            <w:tcW w:w="39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6109879" w14:textId="77777777" w:rsidR="000D6FCD" w:rsidRDefault="00000000">
            <w:r>
              <w:rPr>
                <w:sz w:val="19"/>
                <w:szCs w:val="19"/>
              </w:rPr>
              <w:t>Active hospitals in Ministry of Health facility registry</w:t>
            </w:r>
          </w:p>
        </w:tc>
      </w:tr>
    </w:tbl>
    <w:p w14:paraId="02FD7AB5" w14:textId="45EDD8E8" w:rsidR="000D6FCD" w:rsidRDefault="00000000">
      <w:pPr>
        <w:spacing w:before="60" w:after="220"/>
      </w:pPr>
      <w:r>
        <w:rPr>
          <w:i/>
          <w:iCs/>
          <w:color w:val="5D6D7E"/>
          <w:sz w:val="18"/>
          <w:szCs w:val="18"/>
        </w:rPr>
        <w:t>Plans fully or partially captured (n=119) form the primary analytical dataset along with thin extractions (n=3), for a total of 122 hospitals. A small subset of the 119 required image-mode reprocessing due to embedded font issues in the PDF; all were resolved before analysis. Robot-blocked and no-plan hospitals are excluded from all analyses.</w:t>
      </w:r>
    </w:p>
    <w:p w14:paraId="16A95175" w14:textId="77777777" w:rsidR="00877669" w:rsidRDefault="00877669">
      <w:pPr>
        <w:pStyle w:val="Heading2"/>
      </w:pPr>
    </w:p>
    <w:p w14:paraId="2823D936" w14:textId="3929E0FE" w:rsidR="000D6FCD" w:rsidRDefault="00000000">
      <w:pPr>
        <w:pStyle w:val="Heading2"/>
      </w:pPr>
      <w:r>
        <w:t>3b.  The Strategic Theme Taxonomy</w:t>
      </w:r>
    </w:p>
    <w:p w14:paraId="0250ACFC" w14:textId="30429397" w:rsidR="000D6FCD" w:rsidRDefault="00000000">
      <w:pPr>
        <w:spacing w:after="160"/>
      </w:pPr>
      <w:r>
        <w:t xml:space="preserve">We classified every strategic direction into one of ten thematic </w:t>
      </w:r>
      <w:r w:rsidR="00877669">
        <w:t>classifications</w:t>
      </w:r>
      <w:r>
        <w:t xml:space="preserve">. The taxonomy emerged from what hospitals actually write about, not from a pre-existing academic framework, and was refined iteratively until it matched hospital strategic directions. </w:t>
      </w:r>
    </w:p>
    <w:p w14:paraId="6C08F425" w14:textId="77777777" w:rsidR="000D6FCD" w:rsidRDefault="000D6FCD">
      <w:pPr>
        <w:spacing w:after="80"/>
      </w:pPr>
    </w:p>
    <w:p w14:paraId="2E8B1CEA" w14:textId="77777777" w:rsidR="000D6FCD" w:rsidRDefault="00000000">
      <w:pPr>
        <w:spacing w:before="200" w:after="80"/>
      </w:pPr>
      <w:r>
        <w:rPr>
          <w:b/>
          <w:bCs/>
          <w:color w:val="1F3864"/>
          <w:sz w:val="20"/>
          <w:szCs w:val="20"/>
        </w:rPr>
        <w:t>THE TEN STRATEGIC THEMES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740"/>
        <w:gridCol w:w="2636"/>
        <w:gridCol w:w="5984"/>
      </w:tblGrid>
      <w:tr w:rsidR="000D6FCD" w14:paraId="5AB37367" w14:textId="77777777">
        <w:trPr>
          <w:tblHeader/>
        </w:trPr>
        <w:tc>
          <w:tcPr>
            <w:tcW w:w="74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29E115F3" w14:textId="77777777" w:rsidR="000D6FCD" w:rsidRDefault="00000000">
            <w:r>
              <w:rPr>
                <w:b/>
                <w:bCs/>
                <w:color w:val="FFFFFF"/>
                <w:sz w:val="20"/>
                <w:szCs w:val="20"/>
              </w:rPr>
              <w:t>Code</w:t>
            </w:r>
          </w:p>
        </w:tc>
        <w:tc>
          <w:tcPr>
            <w:tcW w:w="2636"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B13D60E" w14:textId="77777777" w:rsidR="000D6FCD" w:rsidRDefault="00000000">
            <w:r>
              <w:rPr>
                <w:b/>
                <w:bCs/>
                <w:color w:val="FFFFFF"/>
                <w:sz w:val="20"/>
                <w:szCs w:val="20"/>
              </w:rPr>
              <w:t>Theme</w:t>
            </w:r>
          </w:p>
        </w:tc>
        <w:tc>
          <w:tcPr>
            <w:tcW w:w="5984"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307BB92" w14:textId="77777777" w:rsidR="000D6FCD" w:rsidRDefault="00000000">
            <w:r>
              <w:rPr>
                <w:b/>
                <w:bCs/>
                <w:color w:val="FFFFFF"/>
                <w:sz w:val="20"/>
                <w:szCs w:val="20"/>
              </w:rPr>
              <w:t>What it covers</w:t>
            </w:r>
          </w:p>
        </w:tc>
      </w:tr>
      <w:tr w:rsidR="000D6FCD" w14:paraId="26A8E591"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15F2C6F" w14:textId="77777777" w:rsidR="000D6FCD" w:rsidRDefault="00000000">
            <w:r>
              <w:rPr>
                <w:b/>
                <w:bCs/>
                <w:color w:val="1F3864"/>
                <w:sz w:val="20"/>
                <w:szCs w:val="20"/>
              </w:rPr>
              <w:t>WRK</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B386C07" w14:textId="77777777" w:rsidR="000D6FCD" w:rsidRDefault="00000000">
            <w:r>
              <w:rPr>
                <w:b/>
                <w:bCs/>
                <w:sz w:val="20"/>
                <w:szCs w:val="20"/>
              </w:rPr>
              <w:t>Workforce &amp; People</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E9509E2" w14:textId="77777777" w:rsidR="000D6FCD" w:rsidRDefault="00000000">
            <w:r>
              <w:rPr>
                <w:sz w:val="19"/>
                <w:szCs w:val="19"/>
              </w:rPr>
              <w:t>Recruitment, retention, staff wellbeing, culture, and leadership development</w:t>
            </w:r>
          </w:p>
        </w:tc>
      </w:tr>
      <w:tr w:rsidR="000D6FCD" w14:paraId="48A94B53"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87BA393" w14:textId="77777777" w:rsidR="000D6FCD" w:rsidRDefault="00000000">
            <w:r>
              <w:rPr>
                <w:b/>
                <w:bCs/>
                <w:color w:val="1F3864"/>
                <w:sz w:val="20"/>
                <w:szCs w:val="20"/>
              </w:rPr>
              <w:t>PAT</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A3F0535" w14:textId="77777777" w:rsidR="000D6FCD" w:rsidRDefault="00000000">
            <w:r>
              <w:rPr>
                <w:b/>
                <w:bCs/>
                <w:sz w:val="20"/>
                <w:szCs w:val="20"/>
              </w:rPr>
              <w:t>Patient Care &amp; Quality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EB7B50B" w14:textId="77777777" w:rsidR="000D6FCD" w:rsidRDefault="00000000">
            <w:r>
              <w:rPr>
                <w:sz w:val="19"/>
                <w:szCs w:val="19"/>
              </w:rPr>
              <w:t>Patient experience, clinical quality, safety, and outcomes improvement</w:t>
            </w:r>
          </w:p>
        </w:tc>
      </w:tr>
      <w:tr w:rsidR="000D6FCD" w14:paraId="414E1F12"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1BB9150" w14:textId="77777777" w:rsidR="000D6FCD" w:rsidRDefault="00000000">
            <w:r>
              <w:rPr>
                <w:b/>
                <w:bCs/>
                <w:color w:val="1F3864"/>
                <w:sz w:val="20"/>
                <w:szCs w:val="20"/>
              </w:rPr>
              <w:t>PAR</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C25B97" w14:textId="77777777" w:rsidR="000D6FCD" w:rsidRDefault="00000000">
            <w:r>
              <w:rPr>
                <w:b/>
                <w:bCs/>
                <w:sz w:val="20"/>
                <w:szCs w:val="20"/>
              </w:rPr>
              <w:t>Partnerships &amp; Community</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2408C2B" w14:textId="77777777" w:rsidR="000D6FCD" w:rsidRDefault="00000000">
            <w:r>
              <w:rPr>
                <w:sz w:val="19"/>
                <w:szCs w:val="19"/>
              </w:rPr>
              <w:t>Health system partnerships, community engagement, and Indigenous relations</w:t>
            </w:r>
          </w:p>
        </w:tc>
      </w:tr>
      <w:tr w:rsidR="000D6FCD" w14:paraId="3667A694"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D0ABA05" w14:textId="77777777" w:rsidR="000D6FCD" w:rsidRDefault="00000000">
            <w:r>
              <w:rPr>
                <w:b/>
                <w:bCs/>
                <w:color w:val="1F3864"/>
                <w:sz w:val="20"/>
                <w:szCs w:val="20"/>
              </w:rPr>
              <w:t>FIN</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F8F52C4" w14:textId="77777777" w:rsidR="000D6FCD" w:rsidRDefault="00000000">
            <w:r>
              <w:rPr>
                <w:b/>
                <w:bCs/>
                <w:sz w:val="20"/>
                <w:szCs w:val="20"/>
              </w:rPr>
              <w:t>Financial Sustainability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8671A45" w14:textId="77777777" w:rsidR="000D6FCD" w:rsidRDefault="00000000">
            <w:r>
              <w:rPr>
                <w:sz w:val="19"/>
                <w:szCs w:val="19"/>
              </w:rPr>
              <w:t>Revenue growth, cost management, capital planning, and fiscal resilience</w:t>
            </w:r>
          </w:p>
        </w:tc>
      </w:tr>
      <w:tr w:rsidR="000D6FCD" w14:paraId="1344DF30"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16E499E" w14:textId="77777777" w:rsidR="000D6FCD" w:rsidRDefault="00000000">
            <w:r>
              <w:rPr>
                <w:b/>
                <w:bCs/>
                <w:color w:val="1F3864"/>
                <w:sz w:val="20"/>
                <w:szCs w:val="20"/>
              </w:rPr>
              <w:t>RES</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0B01AC" w14:textId="77777777" w:rsidR="000D6FCD" w:rsidRDefault="00000000">
            <w:r>
              <w:rPr>
                <w:b/>
                <w:bCs/>
                <w:sz w:val="20"/>
                <w:szCs w:val="20"/>
              </w:rPr>
              <w:t>Research &amp; Academic</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4C0412" w14:textId="77777777" w:rsidR="000D6FCD" w:rsidRDefault="00000000">
            <w:r>
              <w:rPr>
                <w:sz w:val="19"/>
                <w:szCs w:val="19"/>
              </w:rPr>
              <w:t>Research programs, academic affiliations, teaching, and knowledge creation</w:t>
            </w:r>
          </w:p>
        </w:tc>
      </w:tr>
      <w:tr w:rsidR="000D6FCD" w14:paraId="7B1BF46C"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432F433" w14:textId="77777777" w:rsidR="000D6FCD" w:rsidRDefault="00000000">
            <w:r>
              <w:rPr>
                <w:b/>
                <w:bCs/>
                <w:color w:val="1F3864"/>
                <w:sz w:val="20"/>
                <w:szCs w:val="20"/>
              </w:rPr>
              <w:t>ACC</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1CF3878" w14:textId="77777777" w:rsidR="000D6FCD" w:rsidRDefault="00000000">
            <w:r>
              <w:rPr>
                <w:b/>
                <w:bCs/>
                <w:sz w:val="20"/>
                <w:szCs w:val="20"/>
              </w:rPr>
              <w:t>Access &amp; Care Delivery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5B63BAB" w14:textId="77777777" w:rsidR="000D6FCD" w:rsidRDefault="00000000">
            <w:r>
              <w:rPr>
                <w:sz w:val="19"/>
                <w:szCs w:val="19"/>
              </w:rPr>
              <w:t>Access to care, capacity, wait times, and care model redesign</w:t>
            </w:r>
          </w:p>
        </w:tc>
      </w:tr>
      <w:tr w:rsidR="000D6FCD" w14:paraId="6B027AC0"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A7CC340" w14:textId="77777777" w:rsidR="000D6FCD" w:rsidRDefault="00000000">
            <w:r>
              <w:rPr>
                <w:b/>
                <w:bCs/>
                <w:color w:val="1F3864"/>
                <w:sz w:val="20"/>
                <w:szCs w:val="20"/>
              </w:rPr>
              <w:t>INN</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F5B5D5F" w14:textId="77777777" w:rsidR="000D6FCD" w:rsidRDefault="00000000">
            <w:r>
              <w:rPr>
                <w:b/>
                <w:bCs/>
                <w:sz w:val="20"/>
                <w:szCs w:val="20"/>
              </w:rPr>
              <w:t>Innovation &amp; Digital Health</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F19C761" w14:textId="77777777" w:rsidR="000D6FCD" w:rsidRDefault="00000000">
            <w:r>
              <w:rPr>
                <w:sz w:val="19"/>
                <w:szCs w:val="19"/>
              </w:rPr>
              <w:t>Digital transformation, technology adoption, data analytics, and virtual care</w:t>
            </w:r>
          </w:p>
        </w:tc>
      </w:tr>
      <w:tr w:rsidR="000D6FCD" w14:paraId="6FF49B27"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92BFF86" w14:textId="77777777" w:rsidR="000D6FCD" w:rsidRDefault="00000000">
            <w:r>
              <w:rPr>
                <w:b/>
                <w:bCs/>
                <w:color w:val="1F3864"/>
                <w:sz w:val="20"/>
                <w:szCs w:val="20"/>
              </w:rPr>
              <w:t>INF</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7F6A78D" w14:textId="77777777" w:rsidR="000D6FCD" w:rsidRDefault="00000000">
            <w:r>
              <w:rPr>
                <w:b/>
                <w:bCs/>
                <w:sz w:val="20"/>
                <w:szCs w:val="20"/>
              </w:rPr>
              <w:t>Infrastructure &amp; Operations</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C8686F8" w14:textId="77777777" w:rsidR="000D6FCD" w:rsidRDefault="00000000">
            <w:r>
              <w:rPr>
                <w:sz w:val="19"/>
                <w:szCs w:val="19"/>
              </w:rPr>
              <w:t>Facilities, equipment, physical plant, and operational systems</w:t>
            </w:r>
          </w:p>
        </w:tc>
      </w:tr>
      <w:tr w:rsidR="000D6FCD" w14:paraId="159DCF6E"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5F116D0" w14:textId="77777777" w:rsidR="000D6FCD" w:rsidRDefault="00000000">
            <w:r>
              <w:rPr>
                <w:b/>
                <w:bCs/>
                <w:color w:val="1F3864"/>
                <w:sz w:val="20"/>
                <w:szCs w:val="20"/>
              </w:rPr>
              <w:t>EDI</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D04F5EA" w14:textId="77777777" w:rsidR="000D6FCD" w:rsidRDefault="00000000">
            <w:r>
              <w:rPr>
                <w:b/>
                <w:bCs/>
                <w:sz w:val="20"/>
                <w:szCs w:val="20"/>
              </w:rPr>
              <w:t>Equity, Diversity &amp; Inclusion</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25AEF5F" w14:textId="77777777" w:rsidR="000D6FCD" w:rsidRDefault="00000000">
            <w:r>
              <w:rPr>
                <w:sz w:val="19"/>
                <w:szCs w:val="19"/>
              </w:rPr>
              <w:t>Health equity, anti-racism, cultural safety, and inclusive workplaces</w:t>
            </w:r>
          </w:p>
        </w:tc>
      </w:tr>
      <w:tr w:rsidR="000D6FCD" w14:paraId="21FFF181"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22B601D" w14:textId="77777777" w:rsidR="000D6FCD" w:rsidRDefault="00000000">
            <w:r>
              <w:rPr>
                <w:b/>
                <w:bCs/>
                <w:color w:val="1F3864"/>
                <w:sz w:val="20"/>
                <w:szCs w:val="20"/>
              </w:rPr>
              <w:t>ORG</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513185F" w14:textId="77777777" w:rsidR="000D6FCD" w:rsidRDefault="00000000">
            <w:r>
              <w:rPr>
                <w:b/>
                <w:bCs/>
                <w:sz w:val="20"/>
                <w:szCs w:val="20"/>
              </w:rPr>
              <w:t>Organizational Culture</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89AB434" w14:textId="77777777" w:rsidR="000D6FCD" w:rsidRDefault="00000000">
            <w:r>
              <w:rPr>
                <w:sz w:val="19"/>
                <w:szCs w:val="19"/>
              </w:rPr>
              <w:t>Organizational identity, values clarification, and culture transformation</w:t>
            </w:r>
          </w:p>
        </w:tc>
      </w:tr>
    </w:tbl>
    <w:p w14:paraId="72E0A7B2" w14:textId="0524CE4B" w:rsidR="000D6FCD" w:rsidRDefault="00000000">
      <w:pPr>
        <w:spacing w:before="60" w:after="220"/>
      </w:pPr>
      <w:r>
        <w:rPr>
          <w:i/>
          <w:iCs/>
          <w:color w:val="5D6D7E"/>
          <w:sz w:val="18"/>
          <w:szCs w:val="18"/>
        </w:rPr>
        <w:t>Each strategic direction receives a primary theme (the definitive classification of what the direction is fundamentally about) and an optional secondary theme where a direction substantially addresses a second area. All homogeneity and heatmap analyses use only primary themes.</w:t>
      </w:r>
    </w:p>
    <w:p w14:paraId="2F8E3C98" w14:textId="77777777" w:rsidR="000D6FCD" w:rsidRDefault="00000000">
      <w:pPr>
        <w:pStyle w:val="Heading2"/>
      </w:pPr>
      <w:r>
        <w:t>3c.  How Themes Were Assigned</w:t>
      </w:r>
    </w:p>
    <w:p w14:paraId="7EB76077" w14:textId="47B98FB6" w:rsidR="000D6FCD" w:rsidRDefault="00000000">
      <w:pPr>
        <w:spacing w:after="160"/>
      </w:pPr>
      <w:r>
        <w:t>Each of the 547 strategic directions and enablers was submitted to the Claude AI API with a structured classification prompt and a full taxonomy definition. The API returned a primary theme, an optional secondary theme, and a confidence rating (high/medium/low). Temperature was set to zero throughout (as above), every classification is deterministic and reproducible.</w:t>
      </w:r>
    </w:p>
    <w:p w14:paraId="5BFCBFD9" w14:textId="6C52C1CE" w:rsidR="000D6FCD" w:rsidRDefault="00000000">
      <w:pPr>
        <w:spacing w:after="160"/>
      </w:pPr>
      <w:r>
        <w:t xml:space="preserve">Primary and secondary designations carry different interpretive significance. A hospital that names Workforce as a standalone strategic direction is making a different kind of commitment than one that embeds workforce language within an Operational Excellence direction. The primary theme captures the explicit commitment; the secondary theme records the embedded </w:t>
      </w:r>
      <w:r>
        <w:lastRenderedPageBreak/>
        <w:t>signal without giving it equal standing. All homogeneity and prevalence analyses in this report use only primary themes.</w:t>
      </w:r>
    </w:p>
    <w:p w14:paraId="0A58C32C" w14:textId="3DE1EB08" w:rsidR="00EA077E" w:rsidRDefault="00000000">
      <w:pPr>
        <w:spacing w:after="160"/>
      </w:pPr>
      <w:r>
        <w:t xml:space="preserve">Two themes warrant particular care in interpretation. RES, Research &amp; Academic, is clearly important in Teaching hospitals, but is absent in Small Community hospitals. This is a structural difference, not a strategic choice. </w:t>
      </w:r>
    </w:p>
    <w:p w14:paraId="0A443293" w14:textId="1F025AAA" w:rsidR="000D6FCD" w:rsidRDefault="00000000">
      <w:pPr>
        <w:spacing w:after="160"/>
      </w:pPr>
      <w:r>
        <w:t>EDI, Equity, Diversity &amp; Inclusion, showed a sharp emergence in 2022–2023 plans that may partly reflect a naming convention (standalone EDI directions) rather than a genuine increase in equity content, some of which may always have been embedded within patient care or workforce directions.</w:t>
      </w:r>
    </w:p>
    <w:p w14:paraId="7554DEBB" w14:textId="77777777" w:rsidR="000D6FCD" w:rsidRDefault="00000000">
      <w:pPr>
        <w:pStyle w:val="Heading2"/>
      </w:pPr>
      <w:r>
        <w:t>3d.  What Hospitals Are Focused On</w:t>
      </w:r>
    </w:p>
    <w:p w14:paraId="53F1A804" w14:textId="77777777" w:rsidR="000D6FCD" w:rsidRDefault="00000000">
      <w:pPr>
        <w:spacing w:after="160"/>
      </w:pPr>
      <w:r>
        <w:t>The table below shows each theme's share of total strategic directions by hospital type, the proportion of each type group's planning space devoted to each strategic area. Darker cells indicate greater emphasis. Read across a row to see how a theme is distributed across the sector; read down a column to see a type group's full strategic portfolio.</w:t>
      </w:r>
    </w:p>
    <w:p w14:paraId="78C7737F" w14:textId="77777777" w:rsidR="000D6FCD" w:rsidRDefault="000D6FCD">
      <w:pPr>
        <w:spacing w:after="80"/>
      </w:pPr>
    </w:p>
    <w:p w14:paraId="16A6CB5F" w14:textId="385CED8C" w:rsidR="000D6FCD" w:rsidRDefault="00000000">
      <w:pPr>
        <w:spacing w:before="200" w:after="80"/>
      </w:pPr>
      <w:r>
        <w:rPr>
          <w:b/>
          <w:bCs/>
          <w:color w:val="1F3864"/>
          <w:sz w:val="20"/>
          <w:szCs w:val="20"/>
        </w:rPr>
        <w:t>Distribution of Strategic Themes.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60"/>
        <w:gridCol w:w="1650"/>
        <w:gridCol w:w="1649"/>
        <w:gridCol w:w="1650"/>
        <w:gridCol w:w="1651"/>
      </w:tblGrid>
      <w:tr w:rsidR="000D6FCD" w14:paraId="0C47B55F" w14:textId="77777777">
        <w:trPr>
          <w:tblHeader/>
        </w:trPr>
        <w:tc>
          <w:tcPr>
            <w:tcW w:w="276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7D4B549" w14:textId="77777777" w:rsidR="000D6FCD" w:rsidRDefault="00000000">
            <w:r>
              <w:rPr>
                <w:b/>
                <w:bCs/>
                <w:color w:val="FFFFFF"/>
                <w:sz w:val="20"/>
                <w:szCs w:val="20"/>
              </w:rPr>
              <w:t>Strategic Theme</w:t>
            </w:r>
          </w:p>
        </w:tc>
        <w:tc>
          <w:tcPr>
            <w:tcW w:w="16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63B66B8" w14:textId="77777777" w:rsidR="000D6FCD" w:rsidRDefault="00000000">
            <w:pPr>
              <w:jc w:val="center"/>
            </w:pPr>
            <w:r>
              <w:rPr>
                <w:b/>
                <w:bCs/>
                <w:color w:val="FFFFFF"/>
                <w:sz w:val="20"/>
                <w:szCs w:val="20"/>
              </w:rPr>
              <w:t>Teaching</w:t>
            </w:r>
          </w:p>
        </w:tc>
        <w:tc>
          <w:tcPr>
            <w:tcW w:w="164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FE07956" w14:textId="77777777" w:rsidR="000D6FCD" w:rsidRDefault="00000000">
            <w:pPr>
              <w:jc w:val="center"/>
            </w:pPr>
            <w:r>
              <w:rPr>
                <w:b/>
                <w:bCs/>
                <w:color w:val="FFFFFF"/>
                <w:sz w:val="20"/>
                <w:szCs w:val="20"/>
              </w:rPr>
              <w:t>Large Comm</w:t>
            </w:r>
          </w:p>
        </w:tc>
        <w:tc>
          <w:tcPr>
            <w:tcW w:w="16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219B9F93" w14:textId="77777777" w:rsidR="000D6FCD" w:rsidRDefault="00000000">
            <w:pPr>
              <w:jc w:val="center"/>
            </w:pPr>
            <w:r>
              <w:rPr>
                <w:b/>
                <w:bCs/>
                <w:color w:val="FFFFFF"/>
                <w:sz w:val="20"/>
                <w:szCs w:val="20"/>
              </w:rPr>
              <w:t>Small Comm</w:t>
            </w:r>
          </w:p>
        </w:tc>
        <w:tc>
          <w:tcPr>
            <w:tcW w:w="165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A45A13E" w14:textId="77777777" w:rsidR="000D6FCD" w:rsidRDefault="00000000">
            <w:pPr>
              <w:jc w:val="center"/>
            </w:pPr>
            <w:r>
              <w:rPr>
                <w:b/>
                <w:bCs/>
                <w:color w:val="FFFFFF"/>
                <w:sz w:val="20"/>
                <w:szCs w:val="20"/>
              </w:rPr>
              <w:t>Specialty</w:t>
            </w:r>
          </w:p>
        </w:tc>
      </w:tr>
      <w:tr w:rsidR="000D6FCD" w14:paraId="61E2C3A4"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605BBEE" w14:textId="77777777" w:rsidR="000D6FCD" w:rsidRDefault="00000000">
            <w:r>
              <w:rPr>
                <w:sz w:val="19"/>
                <w:szCs w:val="19"/>
              </w:rPr>
              <w:t>WRK, Workforce &amp; People</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150758B4" w14:textId="77777777" w:rsidR="000D6FCD" w:rsidRDefault="00000000">
            <w:pPr>
              <w:jc w:val="center"/>
            </w:pPr>
            <w:r>
              <w:rPr>
                <w:color w:val="2C3E50"/>
                <w:sz w:val="20"/>
                <w:szCs w:val="20"/>
              </w:rPr>
              <w:t>17.4%</w:t>
            </w:r>
          </w:p>
        </w:tc>
        <w:tc>
          <w:tcPr>
            <w:tcW w:w="1649"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55E2B08E" w14:textId="77777777" w:rsidR="000D6FCD" w:rsidRDefault="00000000">
            <w:pPr>
              <w:jc w:val="center"/>
            </w:pPr>
            <w:r>
              <w:rPr>
                <w:b/>
                <w:bCs/>
                <w:color w:val="FFFFFF"/>
                <w:sz w:val="20"/>
                <w:szCs w:val="20"/>
              </w:rPr>
              <w:t>21.4%</w:t>
            </w:r>
          </w:p>
        </w:tc>
        <w:tc>
          <w:tcPr>
            <w:tcW w:w="1650"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749C1624" w14:textId="77777777" w:rsidR="000D6FCD" w:rsidRDefault="00000000">
            <w:pPr>
              <w:jc w:val="center"/>
            </w:pPr>
            <w:r>
              <w:rPr>
                <w:b/>
                <w:bCs/>
                <w:color w:val="FFFFFF"/>
                <w:sz w:val="20"/>
                <w:szCs w:val="20"/>
              </w:rPr>
              <w:t>21.1%</w:t>
            </w:r>
          </w:p>
        </w:tc>
        <w:tc>
          <w:tcPr>
            <w:tcW w:w="1651"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230A6C20" w14:textId="77777777" w:rsidR="000D6FCD" w:rsidRDefault="00000000">
            <w:pPr>
              <w:jc w:val="center"/>
            </w:pPr>
            <w:r>
              <w:rPr>
                <w:color w:val="2C3E50"/>
                <w:sz w:val="20"/>
                <w:szCs w:val="20"/>
              </w:rPr>
              <w:t>17.6%</w:t>
            </w:r>
          </w:p>
        </w:tc>
      </w:tr>
      <w:tr w:rsidR="000D6FCD" w14:paraId="2EBBFF65"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53785760" w14:textId="77777777" w:rsidR="000D6FCD" w:rsidRDefault="00000000">
            <w:r>
              <w:rPr>
                <w:sz w:val="19"/>
                <w:szCs w:val="19"/>
              </w:rPr>
              <w:t>PAT, Patient Care &amp; Quality</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4ABCCDD3" w14:textId="77777777" w:rsidR="000D6FCD" w:rsidRDefault="00000000">
            <w:pPr>
              <w:jc w:val="center"/>
            </w:pPr>
            <w:r>
              <w:rPr>
                <w:color w:val="2C3E50"/>
                <w:sz w:val="20"/>
                <w:szCs w:val="20"/>
              </w:rPr>
              <w:t>15.1%</w:t>
            </w:r>
          </w:p>
        </w:tc>
        <w:tc>
          <w:tcPr>
            <w:tcW w:w="1649"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4830EA39" w14:textId="77777777" w:rsidR="000D6FCD" w:rsidRDefault="00000000">
            <w:pPr>
              <w:jc w:val="center"/>
            </w:pPr>
            <w:r>
              <w:rPr>
                <w:b/>
                <w:bCs/>
                <w:color w:val="FFFFFF"/>
                <w:sz w:val="20"/>
                <w:szCs w:val="20"/>
              </w:rPr>
              <w:t>20.9%</w:t>
            </w:r>
          </w:p>
        </w:tc>
        <w:tc>
          <w:tcPr>
            <w:tcW w:w="1650"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17966CFE" w14:textId="77777777" w:rsidR="000D6FCD" w:rsidRDefault="00000000">
            <w:pPr>
              <w:jc w:val="center"/>
            </w:pPr>
            <w:r>
              <w:rPr>
                <w:color w:val="2C3E50"/>
                <w:sz w:val="20"/>
                <w:szCs w:val="20"/>
              </w:rPr>
              <w:t>17.6%</w:t>
            </w:r>
          </w:p>
        </w:tc>
        <w:tc>
          <w:tcPr>
            <w:tcW w:w="1651"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00E00F6A" w14:textId="77777777" w:rsidR="000D6FCD" w:rsidRDefault="00000000">
            <w:pPr>
              <w:jc w:val="center"/>
            </w:pPr>
            <w:r>
              <w:rPr>
                <w:b/>
                <w:bCs/>
                <w:color w:val="FFFFFF"/>
                <w:sz w:val="20"/>
                <w:szCs w:val="20"/>
              </w:rPr>
              <w:t>23.5%</w:t>
            </w:r>
          </w:p>
        </w:tc>
      </w:tr>
      <w:tr w:rsidR="000D6FCD" w14:paraId="326C309B" w14:textId="77777777" w:rsidTr="001127DB">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7D418DC5" w14:textId="77777777" w:rsidR="000D6FCD" w:rsidRDefault="00000000">
            <w:r>
              <w:rPr>
                <w:sz w:val="19"/>
                <w:szCs w:val="19"/>
              </w:rPr>
              <w:t>PAR, Partnerships &amp; Community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56E8C03B" w14:textId="77777777" w:rsidR="000D6FCD" w:rsidRDefault="00000000">
            <w:pPr>
              <w:jc w:val="center"/>
            </w:pPr>
            <w:r>
              <w:rPr>
                <w:color w:val="2C3E50"/>
                <w:sz w:val="20"/>
                <w:szCs w:val="20"/>
              </w:rPr>
              <w:t>7.0%</w:t>
            </w:r>
          </w:p>
        </w:tc>
        <w:tc>
          <w:tcPr>
            <w:tcW w:w="1649"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3A236AD4" w14:textId="77777777" w:rsidR="000D6FCD" w:rsidRDefault="00000000">
            <w:pPr>
              <w:jc w:val="center"/>
            </w:pPr>
            <w:r>
              <w:rPr>
                <w:color w:val="2C3E50"/>
                <w:sz w:val="20"/>
                <w:szCs w:val="20"/>
              </w:rPr>
              <w:t>16.5%</w:t>
            </w:r>
          </w:p>
        </w:tc>
        <w:tc>
          <w:tcPr>
            <w:tcW w:w="1650" w:type="dxa"/>
            <w:tcBorders>
              <w:top w:val="single" w:sz="4" w:space="0" w:color="D0D7DE"/>
              <w:left w:val="single" w:sz="4" w:space="0" w:color="D0D7DE"/>
              <w:bottom w:val="single" w:sz="4" w:space="0" w:color="D0D7DE"/>
              <w:right w:val="single" w:sz="4" w:space="0" w:color="D0D7DE"/>
            </w:tcBorders>
            <w:shd w:val="clear" w:color="auto" w:fill="45B0E1" w:themeFill="accent1" w:themeFillTint="99"/>
            <w:vAlign w:val="center"/>
          </w:tcPr>
          <w:p w14:paraId="7BC62738" w14:textId="77777777" w:rsidR="000D6FCD" w:rsidRDefault="00000000">
            <w:pPr>
              <w:jc w:val="center"/>
            </w:pPr>
            <w:r>
              <w:rPr>
                <w:b/>
                <w:bCs/>
                <w:color w:val="FFFFFF"/>
                <w:sz w:val="20"/>
                <w:szCs w:val="20"/>
              </w:rPr>
              <w:t>20.6%</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7BDB983C" w14:textId="77777777" w:rsidR="000D6FCD" w:rsidRDefault="00000000">
            <w:pPr>
              <w:jc w:val="center"/>
            </w:pPr>
            <w:r>
              <w:rPr>
                <w:color w:val="2C3E50"/>
                <w:sz w:val="20"/>
                <w:szCs w:val="20"/>
              </w:rPr>
              <w:t>8.1%</w:t>
            </w:r>
          </w:p>
        </w:tc>
      </w:tr>
      <w:tr w:rsidR="000D6FCD" w14:paraId="436D2670"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7B91790E" w14:textId="77777777" w:rsidR="000D6FCD" w:rsidRDefault="00000000">
            <w:r>
              <w:rPr>
                <w:sz w:val="19"/>
                <w:szCs w:val="19"/>
              </w:rPr>
              <w:t>FIN, Financial Sustainability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16DE0A9F" w14:textId="77777777" w:rsidR="000D6FCD" w:rsidRDefault="00000000">
            <w:pPr>
              <w:jc w:val="center"/>
            </w:pPr>
            <w:r>
              <w:rPr>
                <w:color w:val="2C3E50"/>
                <w:sz w:val="20"/>
                <w:szCs w:val="20"/>
              </w:rPr>
              <w:t>7.3%</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5F4A250A" w14:textId="77777777" w:rsidR="000D6FCD" w:rsidRDefault="00000000">
            <w:pPr>
              <w:jc w:val="center"/>
            </w:pPr>
            <w:r>
              <w:rPr>
                <w:color w:val="2C3E50"/>
                <w:sz w:val="20"/>
                <w:szCs w:val="20"/>
              </w:rPr>
              <w:t>9.3%</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3A7BE213" w14:textId="77777777" w:rsidR="000D6FCD" w:rsidRDefault="00000000">
            <w:pPr>
              <w:jc w:val="center"/>
            </w:pPr>
            <w:r>
              <w:rPr>
                <w:color w:val="2C3E50"/>
                <w:sz w:val="20"/>
                <w:szCs w:val="20"/>
              </w:rPr>
              <w:t>13.2%</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D9CCCE4" w14:textId="77777777" w:rsidR="000D6FCD" w:rsidRDefault="00000000">
            <w:pPr>
              <w:jc w:val="center"/>
            </w:pPr>
            <w:r>
              <w:rPr>
                <w:color w:val="2C3E50"/>
                <w:sz w:val="20"/>
                <w:szCs w:val="20"/>
              </w:rPr>
              <w:t>7.8%</w:t>
            </w:r>
          </w:p>
        </w:tc>
      </w:tr>
      <w:tr w:rsidR="000D6FCD" w14:paraId="2E1AF4D7" w14:textId="77777777" w:rsidTr="001127DB">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D6867D6" w14:textId="77777777" w:rsidR="000D6FCD" w:rsidRDefault="00000000">
            <w:r>
              <w:rPr>
                <w:sz w:val="19"/>
                <w:szCs w:val="19"/>
              </w:rPr>
              <w:t>RES, Research &amp; Academic</w:t>
            </w:r>
          </w:p>
        </w:tc>
        <w:tc>
          <w:tcPr>
            <w:tcW w:w="1650" w:type="dxa"/>
            <w:tcBorders>
              <w:top w:val="single" w:sz="4" w:space="0" w:color="D0D7DE"/>
              <w:left w:val="single" w:sz="4" w:space="0" w:color="D0D7DE"/>
              <w:bottom w:val="single" w:sz="4" w:space="0" w:color="D0D7DE"/>
              <w:right w:val="single" w:sz="4" w:space="0" w:color="D0D7DE"/>
            </w:tcBorders>
            <w:shd w:val="clear" w:color="auto" w:fill="83CAEB" w:themeFill="accent1" w:themeFillTint="66"/>
            <w:vAlign w:val="center"/>
          </w:tcPr>
          <w:p w14:paraId="39644BB8" w14:textId="77777777" w:rsidR="000D6FCD" w:rsidRDefault="00000000">
            <w:pPr>
              <w:jc w:val="center"/>
            </w:pPr>
            <w:r>
              <w:rPr>
                <w:b/>
                <w:bCs/>
                <w:color w:val="FFFFFF"/>
                <w:sz w:val="20"/>
                <w:szCs w:val="20"/>
              </w:rPr>
              <w:t>20.9%</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7B9968D" w14:textId="77777777" w:rsidR="000D6FCD" w:rsidRDefault="00000000">
            <w:pPr>
              <w:jc w:val="center"/>
            </w:pPr>
            <w:r>
              <w:rPr>
                <w:color w:val="2C3E50"/>
                <w:sz w:val="20"/>
                <w:szCs w:val="20"/>
              </w:rPr>
              <w:t>5.3%</w:t>
            </w:r>
          </w:p>
        </w:tc>
        <w:tc>
          <w:tcPr>
            <w:tcW w:w="1650" w:type="dxa"/>
            <w:tcBorders>
              <w:top w:val="single" w:sz="4" w:space="0" w:color="D0D7DE"/>
              <w:left w:val="single" w:sz="4" w:space="0" w:color="D0D7DE"/>
              <w:bottom w:val="single" w:sz="4" w:space="0" w:color="D0D7DE"/>
              <w:right w:val="single" w:sz="4" w:space="0" w:color="D0D7DE"/>
            </w:tcBorders>
            <w:shd w:val="clear" w:color="auto" w:fill="F7FBFF"/>
            <w:vAlign w:val="center"/>
          </w:tcPr>
          <w:p w14:paraId="05D18EB8" w14:textId="77777777" w:rsidR="000D6FCD" w:rsidRDefault="00000000">
            <w:pPr>
              <w:jc w:val="center"/>
            </w:pPr>
            <w:r>
              <w:rPr>
                <w:color w:val="2C3E50"/>
                <w:sz w:val="20"/>
                <w:szCs w:val="20"/>
              </w:rPr>
              <w:t>—</w:t>
            </w:r>
          </w:p>
        </w:tc>
        <w:tc>
          <w:tcPr>
            <w:tcW w:w="1651"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535CE71C" w14:textId="77777777" w:rsidR="000D6FCD" w:rsidRDefault="00000000">
            <w:pPr>
              <w:jc w:val="center"/>
            </w:pPr>
            <w:r>
              <w:rPr>
                <w:color w:val="2C3E50"/>
                <w:sz w:val="20"/>
                <w:szCs w:val="20"/>
              </w:rPr>
              <w:t>13.7%</w:t>
            </w:r>
          </w:p>
        </w:tc>
      </w:tr>
      <w:tr w:rsidR="000D6FCD" w14:paraId="5C5CD30F"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5B2FA383" w14:textId="77777777" w:rsidR="000D6FCD" w:rsidRDefault="00000000">
            <w:r>
              <w:rPr>
                <w:sz w:val="19"/>
                <w:szCs w:val="19"/>
              </w:rPr>
              <w:t>ACC, Access &amp; Care Delivery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4DA0B666" w14:textId="77777777" w:rsidR="000D6FCD" w:rsidRDefault="00000000">
            <w:pPr>
              <w:jc w:val="center"/>
            </w:pPr>
            <w:r>
              <w:rPr>
                <w:color w:val="2C3E50"/>
                <w:sz w:val="20"/>
                <w:szCs w:val="20"/>
              </w:rPr>
              <w:t>7.8%</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298250C8" w14:textId="77777777" w:rsidR="000D6FCD" w:rsidRDefault="00000000">
            <w:pPr>
              <w:jc w:val="center"/>
            </w:pPr>
            <w:r>
              <w:rPr>
                <w:color w:val="2C3E50"/>
                <w:sz w:val="20"/>
                <w:szCs w:val="20"/>
              </w:rPr>
              <w:t>5.3%</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761C773" w14:textId="77777777" w:rsidR="000D6FCD" w:rsidRDefault="00000000">
            <w:pPr>
              <w:jc w:val="center"/>
            </w:pPr>
            <w:r>
              <w:rPr>
                <w:color w:val="2C3E50"/>
                <w:sz w:val="20"/>
                <w:szCs w:val="20"/>
              </w:rPr>
              <w:t>10.3%</w:t>
            </w:r>
          </w:p>
        </w:tc>
        <w:tc>
          <w:tcPr>
            <w:tcW w:w="1651"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4D2D427F" w14:textId="77777777" w:rsidR="000D6FCD" w:rsidRDefault="00000000">
            <w:pPr>
              <w:jc w:val="center"/>
            </w:pPr>
            <w:r>
              <w:rPr>
                <w:color w:val="2C3E50"/>
                <w:sz w:val="20"/>
                <w:szCs w:val="20"/>
              </w:rPr>
              <w:t>13.7%</w:t>
            </w:r>
          </w:p>
        </w:tc>
      </w:tr>
      <w:tr w:rsidR="000D6FCD" w14:paraId="7474F1AF"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7019C6E1" w14:textId="77777777" w:rsidR="000D6FCD" w:rsidRDefault="00000000">
            <w:r>
              <w:rPr>
                <w:sz w:val="19"/>
                <w:szCs w:val="19"/>
              </w:rPr>
              <w:t>INN, Innovation &amp; Digital</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27EF9D2D" w14:textId="77777777" w:rsidR="000D6FCD" w:rsidRDefault="00000000">
            <w:pPr>
              <w:jc w:val="center"/>
            </w:pPr>
            <w:r>
              <w:rPr>
                <w:color w:val="2C3E50"/>
                <w:sz w:val="20"/>
                <w:szCs w:val="20"/>
              </w:rPr>
              <w:t>8.1%</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2E6D8F81" w14:textId="77777777" w:rsidR="000D6FCD" w:rsidRDefault="00000000">
            <w:pPr>
              <w:jc w:val="center"/>
            </w:pPr>
            <w:r>
              <w:rPr>
                <w:color w:val="2C3E50"/>
                <w:sz w:val="20"/>
                <w:szCs w:val="20"/>
              </w:rPr>
              <w:t>9.2%</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3C271EA1" w14:textId="77777777" w:rsidR="000D6FCD" w:rsidRDefault="00000000">
            <w:pPr>
              <w:jc w:val="center"/>
            </w:pPr>
            <w:r>
              <w:rPr>
                <w:color w:val="2C3E50"/>
                <w:sz w:val="20"/>
                <w:szCs w:val="20"/>
              </w:rPr>
              <w:t>3.9%</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43CEED5D" w14:textId="77777777" w:rsidR="000D6FCD" w:rsidRDefault="00000000">
            <w:pPr>
              <w:jc w:val="center"/>
            </w:pPr>
            <w:r>
              <w:rPr>
                <w:color w:val="2C3E50"/>
                <w:sz w:val="20"/>
                <w:szCs w:val="20"/>
              </w:rPr>
              <w:t>5.9%</w:t>
            </w:r>
          </w:p>
        </w:tc>
      </w:tr>
      <w:tr w:rsidR="000D6FCD" w14:paraId="6A6AE049"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568ABCD" w14:textId="77777777" w:rsidR="000D6FCD" w:rsidRDefault="00000000">
            <w:r>
              <w:rPr>
                <w:sz w:val="19"/>
                <w:szCs w:val="19"/>
              </w:rPr>
              <w:t>INF, Infrastructure &amp; Ops</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B93C098" w14:textId="77777777" w:rsidR="000D6FCD" w:rsidRDefault="00000000">
            <w:pPr>
              <w:jc w:val="center"/>
            </w:pPr>
            <w:r>
              <w:rPr>
                <w:color w:val="2C3E50"/>
                <w:sz w:val="20"/>
                <w:szCs w:val="20"/>
              </w:rPr>
              <w:t>1.2%</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4E50815A" w14:textId="77777777" w:rsidR="000D6FCD"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17F3663" w14:textId="77777777" w:rsidR="000D6FCD" w:rsidRDefault="00000000">
            <w:pPr>
              <w:jc w:val="center"/>
            </w:pPr>
            <w:r>
              <w:rPr>
                <w:color w:val="2C3E50"/>
                <w:sz w:val="20"/>
                <w:szCs w:val="20"/>
              </w:rPr>
              <w:t>5.9%</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08561B88" w14:textId="77777777" w:rsidR="000D6FCD" w:rsidRDefault="00000000">
            <w:pPr>
              <w:jc w:val="center"/>
            </w:pPr>
            <w:r>
              <w:rPr>
                <w:color w:val="2C3E50"/>
                <w:sz w:val="20"/>
                <w:szCs w:val="20"/>
              </w:rPr>
              <w:t>3.9%</w:t>
            </w:r>
          </w:p>
        </w:tc>
      </w:tr>
      <w:tr w:rsidR="000D6FCD" w14:paraId="37F1945B"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212B387C" w14:textId="77777777" w:rsidR="000D6FCD" w:rsidRDefault="00000000">
            <w:r>
              <w:rPr>
                <w:sz w:val="19"/>
                <w:szCs w:val="19"/>
              </w:rPr>
              <w:t>EDI, Equity, Diversity &amp; Incl</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1222B4AE" w14:textId="77777777" w:rsidR="000D6FCD" w:rsidRDefault="00000000">
            <w:pPr>
              <w:jc w:val="center"/>
            </w:pPr>
            <w:r>
              <w:rPr>
                <w:color w:val="2C3E50"/>
                <w:sz w:val="20"/>
                <w:szCs w:val="20"/>
              </w:rPr>
              <w:t>11.6%</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87A4390" w14:textId="77777777" w:rsidR="000D6FCD" w:rsidRDefault="00000000">
            <w:pPr>
              <w:jc w:val="center"/>
            </w:pPr>
            <w:r>
              <w:rPr>
                <w:color w:val="2C3E50"/>
                <w:sz w:val="20"/>
                <w:szCs w:val="20"/>
              </w:rPr>
              <w:t>3.9%</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657EC8AC" w14:textId="77777777" w:rsidR="000D6FCD" w:rsidRDefault="00000000">
            <w:pPr>
              <w:jc w:val="center"/>
            </w:pPr>
            <w:r>
              <w:rPr>
                <w:color w:val="2C3E50"/>
                <w:sz w:val="20"/>
                <w:szCs w:val="20"/>
              </w:rPr>
              <w:t>4.4%</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4BE554C3" w14:textId="77777777" w:rsidR="000D6FCD" w:rsidRDefault="00000000">
            <w:pPr>
              <w:jc w:val="center"/>
            </w:pPr>
            <w:r>
              <w:rPr>
                <w:color w:val="2C3E50"/>
                <w:sz w:val="20"/>
                <w:szCs w:val="20"/>
              </w:rPr>
              <w:t>3.9%</w:t>
            </w:r>
          </w:p>
        </w:tc>
      </w:tr>
      <w:tr w:rsidR="000D6FCD" w14:paraId="75BADA72"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9D546E4" w14:textId="77777777" w:rsidR="000D6FCD" w:rsidRDefault="00000000">
            <w:r>
              <w:rPr>
                <w:sz w:val="19"/>
                <w:szCs w:val="19"/>
              </w:rPr>
              <w:t>ORG, Organizational Culture</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60D7EE2" w14:textId="77777777" w:rsidR="000D6FCD" w:rsidRDefault="00000000">
            <w:pPr>
              <w:jc w:val="center"/>
            </w:pPr>
            <w:r>
              <w:rPr>
                <w:color w:val="2C3E50"/>
                <w:sz w:val="20"/>
                <w:szCs w:val="20"/>
              </w:rPr>
              <w:t>1.2%</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EC966B7" w14:textId="77777777" w:rsidR="000D6FCD" w:rsidRDefault="00000000">
            <w:pPr>
              <w:jc w:val="center"/>
            </w:pPr>
            <w:r>
              <w:rPr>
                <w:color w:val="2C3E50"/>
                <w:sz w:val="20"/>
                <w:szCs w:val="20"/>
              </w:rPr>
              <w:t>2.4%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2F764051" w14:textId="77777777" w:rsidR="000D6FCD" w:rsidRDefault="00000000">
            <w:pPr>
              <w:jc w:val="center"/>
            </w:pPr>
            <w:r>
              <w:rPr>
                <w:color w:val="2C3E50"/>
                <w:sz w:val="20"/>
                <w:szCs w:val="20"/>
              </w:rPr>
              <w:t>3.4%</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668E21FD" w14:textId="77777777" w:rsidR="000D6FCD" w:rsidRDefault="00000000">
            <w:pPr>
              <w:jc w:val="center"/>
            </w:pPr>
            <w:r>
              <w:rPr>
                <w:color w:val="2C3E50"/>
                <w:sz w:val="20"/>
                <w:szCs w:val="20"/>
              </w:rPr>
              <w:t>2.0%</w:t>
            </w:r>
          </w:p>
        </w:tc>
      </w:tr>
    </w:tbl>
    <w:p w14:paraId="1C5B4B11" w14:textId="77777777" w:rsidR="000D6FCD" w:rsidRDefault="000D6FCD">
      <w:pPr>
        <w:spacing w:after="60"/>
      </w:pPr>
    </w:p>
    <w:p w14:paraId="755B8431" w14:textId="77777777" w:rsidR="000D6FCD" w:rsidRDefault="00000000">
      <w:pPr>
        <w:spacing w:after="40"/>
      </w:pPr>
      <w:r>
        <w:rPr>
          <w:i/>
          <w:iCs/>
          <w:color w:val="5D6D7E"/>
          <w:sz w:val="18"/>
          <w:szCs w:val="18"/>
        </w:rPr>
        <w:t>Colour scale, share of all strategic directions:</w:t>
      </w:r>
    </w:p>
    <w:tbl>
      <w:tblPr>
        <w:tblW w:w="9360" w:type="dxa"/>
        <w:tblLayout w:type="fixed"/>
        <w:tblCellMar>
          <w:top w:w="60" w:type="dxa"/>
          <w:left w:w="40" w:type="dxa"/>
          <w:bottom w:w="60" w:type="dxa"/>
          <w:right w:w="40" w:type="dxa"/>
        </w:tblCellMar>
        <w:tblLook w:val="0000" w:firstRow="0" w:lastRow="0" w:firstColumn="0" w:lastColumn="0" w:noHBand="0" w:noVBand="0"/>
      </w:tblPr>
      <w:tblGrid>
        <w:gridCol w:w="1171"/>
        <w:gridCol w:w="1170"/>
        <w:gridCol w:w="1170"/>
        <w:gridCol w:w="1170"/>
        <w:gridCol w:w="1170"/>
        <w:gridCol w:w="1170"/>
        <w:gridCol w:w="1170"/>
        <w:gridCol w:w="1169"/>
      </w:tblGrid>
      <w:tr w:rsidR="000D6FCD" w14:paraId="49FA2F37" w14:textId="77777777">
        <w:tc>
          <w:tcPr>
            <w:tcW w:w="1170" w:type="dxa"/>
            <w:shd w:val="clear" w:color="auto" w:fill="F7FBFF"/>
          </w:tcPr>
          <w:p w14:paraId="52EB54C5" w14:textId="77777777" w:rsidR="000D6FCD" w:rsidRDefault="00000000">
            <w:pPr>
              <w:jc w:val="center"/>
            </w:pPr>
            <w:r>
              <w:rPr>
                <w:color w:val="444444"/>
                <w:sz w:val="16"/>
                <w:szCs w:val="16"/>
              </w:rPr>
              <w:t>0%</w:t>
            </w:r>
          </w:p>
        </w:tc>
        <w:tc>
          <w:tcPr>
            <w:tcW w:w="1170" w:type="dxa"/>
            <w:shd w:val="clear" w:color="auto" w:fill="DEEBF7"/>
          </w:tcPr>
          <w:p w14:paraId="291FE4E8" w14:textId="77777777" w:rsidR="000D6FCD" w:rsidRDefault="00000000">
            <w:pPr>
              <w:jc w:val="center"/>
            </w:pPr>
            <w:r>
              <w:rPr>
                <w:color w:val="444444"/>
                <w:sz w:val="16"/>
                <w:szCs w:val="16"/>
              </w:rPr>
              <w:t>1–5%</w:t>
            </w:r>
          </w:p>
        </w:tc>
        <w:tc>
          <w:tcPr>
            <w:tcW w:w="1170" w:type="dxa"/>
            <w:shd w:val="clear" w:color="auto" w:fill="C6DBEF"/>
          </w:tcPr>
          <w:p w14:paraId="479D5BDE" w14:textId="77777777" w:rsidR="000D6FCD" w:rsidRDefault="00000000">
            <w:pPr>
              <w:jc w:val="center"/>
            </w:pPr>
            <w:r>
              <w:rPr>
                <w:color w:val="444444"/>
                <w:sz w:val="16"/>
                <w:szCs w:val="16"/>
              </w:rPr>
              <w:t>5–10%</w:t>
            </w:r>
          </w:p>
        </w:tc>
        <w:tc>
          <w:tcPr>
            <w:tcW w:w="1170" w:type="dxa"/>
            <w:shd w:val="clear" w:color="auto" w:fill="9ECAE1"/>
          </w:tcPr>
          <w:p w14:paraId="7ADA2757" w14:textId="77777777" w:rsidR="000D6FCD" w:rsidRDefault="00000000">
            <w:pPr>
              <w:jc w:val="center"/>
            </w:pPr>
            <w:r>
              <w:rPr>
                <w:color w:val="444444"/>
                <w:sz w:val="16"/>
                <w:szCs w:val="16"/>
              </w:rPr>
              <w:t>10–15%</w:t>
            </w:r>
          </w:p>
        </w:tc>
        <w:tc>
          <w:tcPr>
            <w:tcW w:w="1170" w:type="dxa"/>
            <w:shd w:val="clear" w:color="auto" w:fill="6BAED6"/>
          </w:tcPr>
          <w:p w14:paraId="1E2430B0" w14:textId="77777777" w:rsidR="000D6FCD" w:rsidRDefault="00000000">
            <w:pPr>
              <w:jc w:val="center"/>
            </w:pPr>
            <w:r>
              <w:rPr>
                <w:color w:val="444444"/>
                <w:sz w:val="16"/>
                <w:szCs w:val="16"/>
              </w:rPr>
              <w:t>15–20%</w:t>
            </w:r>
          </w:p>
        </w:tc>
        <w:tc>
          <w:tcPr>
            <w:tcW w:w="1170" w:type="dxa"/>
            <w:shd w:val="clear" w:color="auto" w:fill="4292C6"/>
          </w:tcPr>
          <w:p w14:paraId="6D6CA1FB" w14:textId="77777777" w:rsidR="000D6FCD" w:rsidRDefault="00000000">
            <w:pPr>
              <w:jc w:val="center"/>
            </w:pPr>
            <w:r>
              <w:rPr>
                <w:color w:val="FFFFFF"/>
                <w:sz w:val="16"/>
                <w:szCs w:val="16"/>
              </w:rPr>
              <w:t>20–25%</w:t>
            </w:r>
          </w:p>
        </w:tc>
        <w:tc>
          <w:tcPr>
            <w:tcW w:w="1170" w:type="dxa"/>
            <w:shd w:val="clear" w:color="auto" w:fill="2171B5"/>
          </w:tcPr>
          <w:p w14:paraId="7B8F1669" w14:textId="77777777" w:rsidR="000D6FCD" w:rsidRDefault="00000000">
            <w:pPr>
              <w:jc w:val="center"/>
            </w:pPr>
            <w:r>
              <w:rPr>
                <w:color w:val="FFFFFF"/>
                <w:sz w:val="16"/>
                <w:szCs w:val="16"/>
              </w:rPr>
              <w:t>25–30%</w:t>
            </w:r>
          </w:p>
        </w:tc>
        <w:tc>
          <w:tcPr>
            <w:tcW w:w="1169" w:type="dxa"/>
            <w:shd w:val="clear" w:color="auto" w:fill="08519C"/>
          </w:tcPr>
          <w:p w14:paraId="3B5BC0A4" w14:textId="77777777" w:rsidR="000D6FCD" w:rsidRDefault="00000000">
            <w:pPr>
              <w:jc w:val="center"/>
            </w:pPr>
            <w:r>
              <w:rPr>
                <w:color w:val="FFFFFF"/>
                <w:sz w:val="16"/>
                <w:szCs w:val="16"/>
              </w:rPr>
              <w:t>30%+</w:t>
            </w:r>
          </w:p>
        </w:tc>
      </w:tr>
    </w:tbl>
    <w:p w14:paraId="1DF23071" w14:textId="77777777" w:rsidR="000D6FCD" w:rsidRDefault="00000000">
      <w:pPr>
        <w:spacing w:before="60" w:after="220"/>
      </w:pPr>
      <w:r>
        <w:rPr>
          <w:i/>
          <w:iCs/>
          <w:color w:val="5D6D7E"/>
          <w:sz w:val="18"/>
          <w:szCs w:val="18"/>
        </w:rPr>
        <w:t>Source: HospitalIntelligenceR analysis. 547 strategic directions across 119 hospitals. Values = percentage of that type group’s directions classified to each primary theme. Rows sum to approximately 100% within each hospital type.</w:t>
      </w:r>
    </w:p>
    <w:p w14:paraId="6F392242" w14:textId="77777777" w:rsidR="000D6FCD" w:rsidRDefault="00000000">
      <w:pPr>
        <w:pStyle w:val="Heading2"/>
      </w:pPr>
      <w:r>
        <w:t>3e.  Theme Reach by Hospital Type</w:t>
      </w:r>
    </w:p>
    <w:p w14:paraId="7DE43B8E" w14:textId="51196C0C" w:rsidR="000D6FCD" w:rsidRDefault="00000000">
      <w:pPr>
        <w:spacing w:after="160"/>
      </w:pPr>
      <w:r>
        <w:t xml:space="preserve">The table below shifts the unit of analysis from directions to hospitals. Rather than asking what share of each type group’s directions </w:t>
      </w:r>
      <w:r w:rsidR="003570AF">
        <w:t>falls into a theme, it asks what share of hospitals have strategic attention to</w:t>
      </w:r>
      <w:r>
        <w:t xml:space="preserve"> each theme</w:t>
      </w:r>
      <w:r w:rsidR="00853155">
        <w:t>,</w:t>
      </w:r>
      <w:r>
        <w:t xml:space="preserve"> counting both primary and secondary classifications. WRK illustrates the difference clearly: although WRK directions account for about 17% of Teaching </w:t>
      </w:r>
      <w:r>
        <w:lastRenderedPageBreak/>
        <w:t>hospitals’ total directions, 88% of Teaching hospitals have at least one WRK direction. The two tables together tell the “how much” and the “how many” story.</w:t>
      </w:r>
    </w:p>
    <w:p w14:paraId="37CDA0E9" w14:textId="77777777" w:rsidR="000D6FCD" w:rsidRDefault="000D6FCD">
      <w:pPr>
        <w:spacing w:after="80"/>
      </w:pPr>
      <w:r>
        <w:rPr>
          <w:b/>
          <w:bCs/>
          <w:color w:val="1F3864"/>
          <w:sz w:val="20"/>
          <w:szCs w:val="20"/>
        </w:rPr>
        <w:t>HOSPITALS WITH AT LEAST ONE DIRECTION IN THEME (PRIMARY OR SECONDARY)</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560"/>
        <w:gridCol w:w="1950"/>
        <w:gridCol w:w="1950"/>
        <w:gridCol w:w="1950"/>
        <w:gridCol w:w="1950"/>
      </w:tblGrid>
      <w:tr w:rsidR="000D6FCD" w14:paraId="171B17C8" w14:textId="77777777">
        <w:trPr>
          <w:tblHeader/>
        </w:trPr>
        <w:tc>
          <w:tcPr>
            <w:tcW w:w="156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6A2DAE4" w14:textId="77777777" w:rsidR="004D0805" w:rsidRDefault="00000000">
            <w:pPr>
              <w:jc w:val="center"/>
            </w:pPr>
            <w:r>
              <w:rPr>
                <w:b/>
                <w:bCs/>
                <w:color w:val="FFFFFF"/>
                <w:sz w:val="18"/>
                <w:szCs w:val="18"/>
              </w:rPr>
              <w:t>Theme</w:t>
            </w:r>
          </w:p>
        </w:tc>
        <w:tc>
          <w:tcPr>
            <w:tcW w:w="19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0B44B47" w14:textId="77777777" w:rsidR="004D0805" w:rsidRDefault="00000000">
            <w:pPr>
              <w:jc w:val="center"/>
            </w:pPr>
            <w:r>
              <w:rPr>
                <w:b/>
                <w:bCs/>
                <w:color w:val="FFFFFF"/>
                <w:sz w:val="18"/>
                <w:szCs w:val="18"/>
              </w:rPr>
              <w:t>Teaching (n=17)</w:t>
            </w:r>
          </w:p>
        </w:tc>
        <w:tc>
          <w:tcPr>
            <w:tcW w:w="19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FB88C3A" w14:textId="77777777" w:rsidR="004D0805" w:rsidRDefault="00000000">
            <w:pPr>
              <w:jc w:val="center"/>
            </w:pPr>
            <w:r>
              <w:rPr>
                <w:b/>
                <w:bCs/>
                <w:color w:val="FFFFFF"/>
                <w:sz w:val="18"/>
                <w:szCs w:val="18"/>
              </w:rPr>
              <w:t>Community — Large (n=43)</w:t>
            </w:r>
          </w:p>
        </w:tc>
        <w:tc>
          <w:tcPr>
            <w:tcW w:w="19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5E87812" w14:textId="77777777" w:rsidR="004D0805" w:rsidRDefault="00000000">
            <w:pPr>
              <w:jc w:val="center"/>
            </w:pPr>
            <w:r>
              <w:rPr>
                <w:b/>
                <w:bCs/>
                <w:color w:val="FFFFFF"/>
                <w:sz w:val="18"/>
                <w:szCs w:val="18"/>
              </w:rPr>
              <w:t>Community — Small (n=48)</w:t>
            </w:r>
          </w:p>
        </w:tc>
        <w:tc>
          <w:tcPr>
            <w:tcW w:w="19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2530CB4" w14:textId="77777777" w:rsidR="004D0805" w:rsidRDefault="00000000">
            <w:pPr>
              <w:jc w:val="center"/>
            </w:pPr>
            <w:r>
              <w:rPr>
                <w:b/>
                <w:bCs/>
                <w:color w:val="FFFFFF"/>
                <w:sz w:val="18"/>
                <w:szCs w:val="18"/>
              </w:rPr>
              <w:t>Specialty (n=11)</w:t>
            </w:r>
          </w:p>
        </w:tc>
      </w:tr>
      <w:tr w:rsidR="000D6FCD" w14:paraId="1522A4AA" w14:textId="77777777">
        <w:tc>
          <w:tcPr>
            <w:tcW w:w="15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56C0497" w14:textId="77777777" w:rsidR="004D0805" w:rsidRDefault="00000000">
            <w:r>
              <w:rPr>
                <w:b/>
                <w:bCs/>
                <w:sz w:val="20"/>
                <w:szCs w:val="20"/>
              </w:rPr>
              <w:t>ACC</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BF8B96C" w14:textId="77777777" w:rsidR="004D0805" w:rsidRDefault="00000000">
            <w:pPr>
              <w:jc w:val="center"/>
            </w:pPr>
            <w:r>
              <w:rPr>
                <w:sz w:val="20"/>
                <w:szCs w:val="20"/>
              </w:rPr>
              <w:t>76.5%</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FEE304A" w14:textId="77777777" w:rsidR="004D0805" w:rsidRDefault="00000000">
            <w:pPr>
              <w:jc w:val="center"/>
            </w:pPr>
            <w:r>
              <w:rPr>
                <w:sz w:val="20"/>
                <w:szCs w:val="20"/>
              </w:rPr>
              <w:t>83.7%</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FBF485E" w14:textId="77777777" w:rsidR="004D0805" w:rsidRDefault="00000000">
            <w:pPr>
              <w:jc w:val="center"/>
            </w:pPr>
            <w:r>
              <w:rPr>
                <w:sz w:val="20"/>
                <w:szCs w:val="20"/>
              </w:rPr>
              <w:t>81.2%</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84834E9" w14:textId="77777777" w:rsidR="004D0805" w:rsidRDefault="00000000">
            <w:pPr>
              <w:jc w:val="center"/>
            </w:pPr>
            <w:r>
              <w:rPr>
                <w:sz w:val="20"/>
                <w:szCs w:val="20"/>
              </w:rPr>
              <w:t>90.9%</w:t>
            </w:r>
          </w:p>
        </w:tc>
      </w:tr>
      <w:tr w:rsidR="000D6FCD" w14:paraId="3EFC94F5" w14:textId="77777777">
        <w:tc>
          <w:tcPr>
            <w:tcW w:w="156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D13D550" w14:textId="77777777" w:rsidR="004D0805" w:rsidRDefault="00000000">
            <w:r>
              <w:rPr>
                <w:b/>
                <w:bCs/>
                <w:sz w:val="20"/>
                <w:szCs w:val="20"/>
              </w:rPr>
              <w:t>EDI</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CEB49D0" w14:textId="77777777" w:rsidR="004D0805" w:rsidRDefault="00000000">
            <w:pPr>
              <w:jc w:val="center"/>
            </w:pPr>
            <w:r>
              <w:rPr>
                <w:sz w:val="20"/>
                <w:szCs w:val="20"/>
              </w:rPr>
              <w:t>70.6%</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97B6BD4" w14:textId="77777777" w:rsidR="004D0805" w:rsidRDefault="00000000">
            <w:pPr>
              <w:jc w:val="center"/>
            </w:pPr>
            <w:r>
              <w:rPr>
                <w:sz w:val="20"/>
                <w:szCs w:val="20"/>
              </w:rPr>
              <w:t>60.5%</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EE497DA" w14:textId="77777777" w:rsidR="004D0805" w:rsidRDefault="00000000">
            <w:pPr>
              <w:jc w:val="center"/>
            </w:pPr>
            <w:r>
              <w:rPr>
                <w:sz w:val="20"/>
                <w:szCs w:val="20"/>
              </w:rPr>
              <w:t>52.1%</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2A27F5B" w14:textId="77777777" w:rsidR="004D0805" w:rsidRDefault="00000000">
            <w:pPr>
              <w:jc w:val="center"/>
            </w:pPr>
            <w:r>
              <w:rPr>
                <w:sz w:val="20"/>
                <w:szCs w:val="20"/>
              </w:rPr>
              <w:t>63.6%</w:t>
            </w:r>
          </w:p>
        </w:tc>
      </w:tr>
      <w:tr w:rsidR="000D6FCD" w14:paraId="405E3F5C" w14:textId="77777777">
        <w:tc>
          <w:tcPr>
            <w:tcW w:w="15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AEB5F1B" w14:textId="77777777" w:rsidR="004D0805" w:rsidRDefault="00000000">
            <w:r>
              <w:rPr>
                <w:b/>
                <w:bCs/>
                <w:sz w:val="20"/>
                <w:szCs w:val="20"/>
              </w:rPr>
              <w:t>FIN</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2AC826D" w14:textId="77777777" w:rsidR="004D0805" w:rsidRDefault="00000000">
            <w:pPr>
              <w:jc w:val="center"/>
            </w:pPr>
            <w:r>
              <w:rPr>
                <w:sz w:val="20"/>
                <w:szCs w:val="20"/>
              </w:rPr>
              <w:t>41.2%</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F144D91" w14:textId="77777777" w:rsidR="004D0805" w:rsidRDefault="00000000">
            <w:pPr>
              <w:jc w:val="center"/>
            </w:pPr>
            <w:r>
              <w:rPr>
                <w:sz w:val="20"/>
                <w:szCs w:val="20"/>
              </w:rPr>
              <w:t>44.2%</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8F06F77" w14:textId="77777777" w:rsidR="004D0805" w:rsidRDefault="00000000">
            <w:pPr>
              <w:jc w:val="center"/>
            </w:pPr>
            <w:r>
              <w:rPr>
                <w:sz w:val="20"/>
                <w:szCs w:val="20"/>
              </w:rPr>
              <w:t>75.0%</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AF1267B" w14:textId="77777777" w:rsidR="004D0805" w:rsidRDefault="00000000">
            <w:pPr>
              <w:jc w:val="center"/>
            </w:pPr>
            <w:r>
              <w:rPr>
                <w:sz w:val="20"/>
                <w:szCs w:val="20"/>
              </w:rPr>
              <w:t>54.5%</w:t>
            </w:r>
          </w:p>
        </w:tc>
      </w:tr>
      <w:tr w:rsidR="000D6FCD" w14:paraId="70B98FA8" w14:textId="77777777">
        <w:tc>
          <w:tcPr>
            <w:tcW w:w="156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AB17DDE" w14:textId="77777777" w:rsidR="004D0805" w:rsidRDefault="00000000">
            <w:r>
              <w:rPr>
                <w:b/>
                <w:bCs/>
                <w:sz w:val="20"/>
                <w:szCs w:val="20"/>
              </w:rPr>
              <w:t>GOV†</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6369880" w14:textId="77777777" w:rsidR="004D0805" w:rsidRDefault="00000000">
            <w:pPr>
              <w:jc w:val="center"/>
            </w:pPr>
            <w:r>
              <w:rPr>
                <w:sz w:val="20"/>
                <w:szCs w:val="20"/>
              </w:rPr>
              <w:t>0%</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7851ADF" w14:textId="77777777" w:rsidR="004D0805" w:rsidRDefault="00000000">
            <w:pPr>
              <w:jc w:val="center"/>
            </w:pPr>
            <w:r>
              <w:rPr>
                <w:sz w:val="20"/>
                <w:szCs w:val="20"/>
              </w:rPr>
              <w:t>0%</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864DBF1" w14:textId="77777777" w:rsidR="004D0805" w:rsidRDefault="00000000">
            <w:pPr>
              <w:jc w:val="center"/>
            </w:pPr>
            <w:r>
              <w:rPr>
                <w:sz w:val="20"/>
                <w:szCs w:val="20"/>
              </w:rPr>
              <w:t>6.2%</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0567B00" w14:textId="77777777" w:rsidR="004D0805" w:rsidRDefault="00000000">
            <w:pPr>
              <w:jc w:val="center"/>
            </w:pPr>
            <w:r>
              <w:rPr>
                <w:sz w:val="20"/>
                <w:szCs w:val="20"/>
              </w:rPr>
              <w:t>0%</w:t>
            </w:r>
          </w:p>
        </w:tc>
      </w:tr>
      <w:tr w:rsidR="000D6FCD" w14:paraId="1FD43AAB" w14:textId="77777777">
        <w:tc>
          <w:tcPr>
            <w:tcW w:w="15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9C90603" w14:textId="77777777" w:rsidR="004D0805" w:rsidRDefault="00000000">
            <w:r>
              <w:rPr>
                <w:b/>
                <w:bCs/>
                <w:sz w:val="20"/>
                <w:szCs w:val="20"/>
              </w:rPr>
              <w:t>INF</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F85CCF" w14:textId="77777777" w:rsidR="004D0805" w:rsidRDefault="00000000">
            <w:pPr>
              <w:jc w:val="center"/>
            </w:pPr>
            <w:r>
              <w:rPr>
                <w:sz w:val="20"/>
                <w:szCs w:val="20"/>
              </w:rPr>
              <w:t>29.4%</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60D4220" w14:textId="77777777" w:rsidR="004D0805" w:rsidRDefault="00000000">
            <w:pPr>
              <w:jc w:val="center"/>
            </w:pPr>
            <w:r>
              <w:rPr>
                <w:sz w:val="20"/>
                <w:szCs w:val="20"/>
              </w:rPr>
              <w:t>51.2%</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5AE7FB2" w14:textId="77777777" w:rsidR="004D0805" w:rsidRDefault="00000000">
            <w:pPr>
              <w:jc w:val="center"/>
            </w:pPr>
            <w:r>
              <w:rPr>
                <w:sz w:val="20"/>
                <w:szCs w:val="20"/>
              </w:rPr>
              <w:t>50.0%</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265A0BC" w14:textId="77777777" w:rsidR="004D0805" w:rsidRDefault="00000000">
            <w:pPr>
              <w:jc w:val="center"/>
            </w:pPr>
            <w:r>
              <w:rPr>
                <w:sz w:val="20"/>
                <w:szCs w:val="20"/>
              </w:rPr>
              <w:t>45.5%</w:t>
            </w:r>
          </w:p>
        </w:tc>
      </w:tr>
      <w:tr w:rsidR="000D6FCD" w14:paraId="16EBDBFD" w14:textId="77777777">
        <w:tc>
          <w:tcPr>
            <w:tcW w:w="156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BDB7AF4" w14:textId="77777777" w:rsidR="004D0805" w:rsidRDefault="00000000">
            <w:r>
              <w:rPr>
                <w:b/>
                <w:bCs/>
                <w:sz w:val="20"/>
                <w:szCs w:val="20"/>
              </w:rPr>
              <w:t>INN</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E08AB66" w14:textId="77777777" w:rsidR="004D0805" w:rsidRDefault="00000000">
            <w:pPr>
              <w:jc w:val="center"/>
            </w:pPr>
            <w:r>
              <w:rPr>
                <w:sz w:val="20"/>
                <w:szCs w:val="20"/>
              </w:rPr>
              <w:t>88.2%</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DA429D7" w14:textId="77777777" w:rsidR="004D0805" w:rsidRDefault="00000000">
            <w:pPr>
              <w:jc w:val="center"/>
            </w:pPr>
            <w:r>
              <w:rPr>
                <w:sz w:val="20"/>
                <w:szCs w:val="20"/>
              </w:rPr>
              <w:t>69.8%</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DE60961" w14:textId="77777777" w:rsidR="004D0805" w:rsidRDefault="00000000">
            <w:pPr>
              <w:jc w:val="center"/>
            </w:pPr>
            <w:r>
              <w:rPr>
                <w:sz w:val="20"/>
                <w:szCs w:val="20"/>
              </w:rPr>
              <w:t>41.7%</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D0293C5" w14:textId="77777777" w:rsidR="004D0805" w:rsidRDefault="00000000">
            <w:pPr>
              <w:jc w:val="center"/>
            </w:pPr>
            <w:r>
              <w:rPr>
                <w:sz w:val="20"/>
                <w:szCs w:val="20"/>
              </w:rPr>
              <w:t>72.7%</w:t>
            </w:r>
          </w:p>
        </w:tc>
      </w:tr>
      <w:tr w:rsidR="000D6FCD" w14:paraId="346CF846" w14:textId="77777777">
        <w:tc>
          <w:tcPr>
            <w:tcW w:w="15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1633048" w14:textId="77777777" w:rsidR="004D0805" w:rsidRDefault="00000000">
            <w:r>
              <w:rPr>
                <w:b/>
                <w:bCs/>
                <w:sz w:val="20"/>
                <w:szCs w:val="20"/>
              </w:rPr>
              <w:t>ORG</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5401CEA" w14:textId="77777777" w:rsidR="004D0805" w:rsidRDefault="00000000">
            <w:pPr>
              <w:jc w:val="center"/>
            </w:pPr>
            <w:r>
              <w:rPr>
                <w:sz w:val="20"/>
                <w:szCs w:val="20"/>
              </w:rPr>
              <w:t>23.5%</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7A20013" w14:textId="77777777" w:rsidR="004D0805" w:rsidRDefault="00000000">
            <w:pPr>
              <w:jc w:val="center"/>
            </w:pPr>
            <w:r>
              <w:rPr>
                <w:sz w:val="20"/>
                <w:szCs w:val="20"/>
              </w:rPr>
              <w:t>30.2%</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CE97BD1" w14:textId="77777777" w:rsidR="004D0805" w:rsidRDefault="00000000">
            <w:pPr>
              <w:jc w:val="center"/>
            </w:pPr>
            <w:r>
              <w:rPr>
                <w:sz w:val="20"/>
                <w:szCs w:val="20"/>
              </w:rPr>
              <w:t>31.2%</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43FF37E" w14:textId="77777777" w:rsidR="004D0805" w:rsidRDefault="00000000">
            <w:pPr>
              <w:jc w:val="center"/>
            </w:pPr>
            <w:r>
              <w:rPr>
                <w:sz w:val="20"/>
                <w:szCs w:val="20"/>
              </w:rPr>
              <w:t>27.3%</w:t>
            </w:r>
          </w:p>
        </w:tc>
      </w:tr>
      <w:tr w:rsidR="000D6FCD" w14:paraId="7AF94442" w14:textId="77777777">
        <w:tc>
          <w:tcPr>
            <w:tcW w:w="156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37D648E" w14:textId="77777777" w:rsidR="004D0805" w:rsidRDefault="00000000">
            <w:r>
              <w:rPr>
                <w:b/>
                <w:bCs/>
                <w:sz w:val="20"/>
                <w:szCs w:val="20"/>
              </w:rPr>
              <w:t>PAR</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C876E3C" w14:textId="77777777" w:rsidR="004D0805" w:rsidRDefault="00000000">
            <w:pPr>
              <w:jc w:val="center"/>
            </w:pPr>
            <w:r>
              <w:rPr>
                <w:sz w:val="20"/>
                <w:szCs w:val="20"/>
              </w:rPr>
              <w:t>70.6%</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29CB4AF" w14:textId="77777777" w:rsidR="004D0805" w:rsidRDefault="00000000">
            <w:pPr>
              <w:jc w:val="center"/>
            </w:pPr>
            <w:r>
              <w:rPr>
                <w:sz w:val="20"/>
                <w:szCs w:val="20"/>
              </w:rPr>
              <w:t>86.0%</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0CC82F5" w14:textId="77777777" w:rsidR="004D0805" w:rsidRDefault="00000000">
            <w:pPr>
              <w:jc w:val="center"/>
            </w:pPr>
            <w:r>
              <w:rPr>
                <w:sz w:val="20"/>
                <w:szCs w:val="20"/>
              </w:rPr>
              <w:t>91.7%</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0C89B44" w14:textId="77777777" w:rsidR="004D0805" w:rsidRDefault="00000000">
            <w:pPr>
              <w:jc w:val="center"/>
            </w:pPr>
            <w:r>
              <w:rPr>
                <w:sz w:val="20"/>
                <w:szCs w:val="20"/>
              </w:rPr>
              <w:t>72.7%</w:t>
            </w:r>
          </w:p>
        </w:tc>
      </w:tr>
      <w:tr w:rsidR="000D6FCD" w14:paraId="126139B2" w14:textId="77777777">
        <w:tc>
          <w:tcPr>
            <w:tcW w:w="15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7BC9FE5" w14:textId="77777777" w:rsidR="004D0805" w:rsidRDefault="00000000">
            <w:r>
              <w:rPr>
                <w:b/>
                <w:bCs/>
                <w:sz w:val="20"/>
                <w:szCs w:val="20"/>
              </w:rPr>
              <w:t>PAT</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A4F0137" w14:textId="77777777" w:rsidR="004D0805" w:rsidRDefault="00000000">
            <w:pPr>
              <w:jc w:val="center"/>
            </w:pPr>
            <w:r>
              <w:rPr>
                <w:sz w:val="20"/>
                <w:szCs w:val="20"/>
              </w:rPr>
              <w:t>82.4%</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EE5979" w14:textId="77777777" w:rsidR="004D0805" w:rsidRDefault="00000000">
            <w:pPr>
              <w:jc w:val="center"/>
            </w:pPr>
            <w:r>
              <w:rPr>
                <w:sz w:val="20"/>
                <w:szCs w:val="20"/>
              </w:rPr>
              <w:t>93.0%</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9EB3D2A" w14:textId="77777777" w:rsidR="004D0805" w:rsidRDefault="00000000">
            <w:pPr>
              <w:jc w:val="center"/>
            </w:pPr>
            <w:r>
              <w:rPr>
                <w:sz w:val="20"/>
                <w:szCs w:val="20"/>
              </w:rPr>
              <w:t>70.8%</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09655AA" w14:textId="77777777" w:rsidR="004D0805" w:rsidRDefault="00000000">
            <w:pPr>
              <w:jc w:val="center"/>
            </w:pPr>
            <w:r>
              <w:rPr>
                <w:sz w:val="20"/>
                <w:szCs w:val="20"/>
              </w:rPr>
              <w:t>90.9%</w:t>
            </w:r>
          </w:p>
        </w:tc>
      </w:tr>
      <w:tr w:rsidR="000D6FCD" w14:paraId="630D85B0" w14:textId="77777777">
        <w:tc>
          <w:tcPr>
            <w:tcW w:w="156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6EF1A76" w14:textId="77777777" w:rsidR="004D0805" w:rsidRDefault="00000000">
            <w:r>
              <w:rPr>
                <w:b/>
                <w:bCs/>
                <w:sz w:val="20"/>
                <w:szCs w:val="20"/>
              </w:rPr>
              <w:t>RES</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DD6EE92" w14:textId="77777777" w:rsidR="004D0805" w:rsidRDefault="00000000">
            <w:pPr>
              <w:jc w:val="center"/>
            </w:pPr>
            <w:r>
              <w:rPr>
                <w:sz w:val="20"/>
                <w:szCs w:val="20"/>
              </w:rPr>
              <w:t>94.1%</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98B1861" w14:textId="77777777" w:rsidR="004D0805" w:rsidRDefault="00000000">
            <w:pPr>
              <w:jc w:val="center"/>
            </w:pPr>
            <w:r>
              <w:rPr>
                <w:sz w:val="20"/>
                <w:szCs w:val="20"/>
              </w:rPr>
              <w:t>27.9%</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83303B3" w14:textId="77777777" w:rsidR="004D0805" w:rsidRDefault="00000000">
            <w:pPr>
              <w:jc w:val="center"/>
            </w:pPr>
            <w:r>
              <w:rPr>
                <w:sz w:val="20"/>
                <w:szCs w:val="20"/>
              </w:rPr>
              <w:t>0%</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821C84A" w14:textId="77777777" w:rsidR="004D0805" w:rsidRDefault="00000000">
            <w:pPr>
              <w:jc w:val="center"/>
            </w:pPr>
            <w:r>
              <w:rPr>
                <w:sz w:val="20"/>
                <w:szCs w:val="20"/>
              </w:rPr>
              <w:t>72.7%</w:t>
            </w:r>
          </w:p>
        </w:tc>
      </w:tr>
      <w:tr w:rsidR="000D6FCD" w14:paraId="09C39B15" w14:textId="77777777">
        <w:tc>
          <w:tcPr>
            <w:tcW w:w="15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CEA3BB" w14:textId="77777777" w:rsidR="004D0805" w:rsidRDefault="00000000">
            <w:r>
              <w:rPr>
                <w:b/>
                <w:bCs/>
                <w:sz w:val="20"/>
                <w:szCs w:val="20"/>
              </w:rPr>
              <w:t>WRK</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A6BFAE6" w14:textId="77777777" w:rsidR="004D0805" w:rsidRDefault="00000000">
            <w:pPr>
              <w:jc w:val="center"/>
            </w:pPr>
            <w:r>
              <w:rPr>
                <w:sz w:val="20"/>
                <w:szCs w:val="20"/>
              </w:rPr>
              <w:t>88.2%</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B852BB6" w14:textId="77777777" w:rsidR="004D0805" w:rsidRDefault="00000000">
            <w:pPr>
              <w:jc w:val="center"/>
            </w:pPr>
            <w:r>
              <w:rPr>
                <w:sz w:val="20"/>
                <w:szCs w:val="20"/>
              </w:rPr>
              <w:t>100%</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EEABD02" w14:textId="77777777" w:rsidR="004D0805" w:rsidRDefault="00000000">
            <w:pPr>
              <w:jc w:val="center"/>
            </w:pPr>
            <w:r>
              <w:rPr>
                <w:sz w:val="20"/>
                <w:szCs w:val="20"/>
              </w:rPr>
              <w:t>97.9%</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E61D209" w14:textId="77777777" w:rsidR="004D0805" w:rsidRDefault="00000000">
            <w:pPr>
              <w:jc w:val="center"/>
            </w:pPr>
            <w:r>
              <w:rPr>
                <w:sz w:val="20"/>
                <w:szCs w:val="20"/>
              </w:rPr>
              <w:t>90.9%</w:t>
            </w:r>
          </w:p>
        </w:tc>
      </w:tr>
    </w:tbl>
    <w:p w14:paraId="30213931" w14:textId="77777777" w:rsidR="000D6FCD" w:rsidRDefault="00000000">
      <w:pPr>
        <w:spacing w:after="80"/>
      </w:pPr>
      <w:r>
        <w:rPr>
          <w:i/>
          <w:iCs/>
          <w:color w:val="5D6D7E"/>
          <w:sz w:val="18"/>
          <w:szCs w:val="18"/>
        </w:rPr>
        <w:t>Source: HospitalIntelligenceR analysis. Values = % of hospitals in each type group with at least one direction (primary or secondary) classified to each theme. Columns do not sum to 100%. Primary-only prevalence is lower for themes that frequently appear as secondary classifications (notably ACC and INN in Teaching hospitals). †GOV was retired as a primary classification code; no direction was fundamentally about governance. It appears here only as a secondary theme in three Small Community hospitals (6.2%), the only type where any governance signal surfaced.</w:t>
      </w:r>
    </w:p>
    <w:p w14:paraId="059BC7FF" w14:textId="77777777" w:rsidR="000D6FCD" w:rsidRDefault="000D6FCD">
      <w:pPr>
        <w:pBdr>
          <w:bottom w:val="single" w:sz="8" w:space="1" w:color="2E75B6"/>
        </w:pBdr>
        <w:spacing w:before="240" w:after="240"/>
      </w:pPr>
    </w:p>
    <w:p w14:paraId="44544825" w14:textId="77777777" w:rsidR="000D6FCD" w:rsidRDefault="00000000">
      <w:pPr>
        <w:pStyle w:val="Heading2"/>
      </w:pPr>
      <w:r>
        <w:t>3f.  Key Differences by Hospital Type</w:t>
      </w:r>
    </w:p>
    <w:p w14:paraId="70608A5B" w14:textId="1978622A" w:rsidR="000D6FCD" w:rsidRDefault="00000000">
      <w:pPr>
        <w:spacing w:after="160"/>
      </w:pPr>
      <w:r>
        <w:rPr>
          <w:b/>
          <w:bCs/>
        </w:rPr>
        <w:t>Workforce is the one universal priority.</w:t>
      </w:r>
      <w:r>
        <w:t xml:space="preserve">  WRK is the only theme present in the core strategic profile of every hospital type. It is also the theme that showed the sharpest Recovery growth, rising from 75% of hospitals in Pandemic Era plans to over 90% in plans written since 2022, where it has held steady. The staffing crisis left a clear and durable mark on how Ontario hospitals frame their strategic priorities.</w:t>
      </w:r>
    </w:p>
    <w:p w14:paraId="42A8B9DF" w14:textId="77777777" w:rsidR="000D6FCD" w:rsidRDefault="00000000">
      <w:pPr>
        <w:spacing w:after="160"/>
      </w:pPr>
      <w:r>
        <w:rPr>
          <w:b/>
          <w:bCs/>
        </w:rPr>
        <w:t>Research separates Teaching hospitals from everyone else.</w:t>
      </w:r>
      <w:r>
        <w:t xml:space="preserve">  The single largest differentiator across types is RES. Teaching hospitals dedicate about one-fifth of their primary strategic directions to research; Small Community hospitals have none. This is a mandate difference, not a strategic choice, and it should be excluded or controlled in any analysis comparing strategic priorities across types.</w:t>
      </w:r>
    </w:p>
    <w:p w14:paraId="5DEF80BE" w14:textId="77777777" w:rsidR="000D6FCD" w:rsidRDefault="00000000">
      <w:pPr>
        <w:spacing w:after="160"/>
      </w:pPr>
      <w:r>
        <w:rPr>
          <w:b/>
          <w:bCs/>
        </w:rPr>
        <w:t>Community hospitals lean toward partnerships.</w:t>
      </w:r>
      <w:r>
        <w:t xml:space="preserve">  PAR, Partnerships &amp; Community, is notably stronger in Small Community hospitals (21% of directions) than in Teaching hospitals (7%). Small hospitals depend on regional networks and interorganizational relationships in ways that large academic centres do not. Their plans reflect that structural reality.</w:t>
      </w:r>
    </w:p>
    <w:p w14:paraId="482AE5F8" w14:textId="3A5A9AAF" w:rsidR="000D6FCD" w:rsidRDefault="00000000">
      <w:pPr>
        <w:spacing w:after="160"/>
      </w:pPr>
      <w:r>
        <w:rPr>
          <w:b/>
          <w:bCs/>
        </w:rPr>
        <w:t>Equity emerged sharply after COVID, then partially receded.</w:t>
      </w:r>
      <w:r>
        <w:t xml:space="preserve">  EDI was present in fewer than 10% of Pandemic Era plans. By 2022–2023 it had risen to over 30%, then settled to 23% in </w:t>
      </w:r>
      <w:r>
        <w:lastRenderedPageBreak/>
        <w:t>Current plans. The spike was driven by both genuine adoption of equity as a strategic priority and external direction: Ontario Health accountability agreements in this period explicitly required hospitals to articulate equity commitments, which led many to create standalone EDI directions where equity language had previously been embedded within other themes. The subsequent partial retreat likely reflects normalization, as hospitals integrated equity content into workforce and patient care directions rather than maintaining a separate pillar. The societal context of this period, including heightened awareness of structural inequities following the pandemic, also contributed to the acceleration.</w:t>
      </w:r>
    </w:p>
    <w:p w14:paraId="30C538FB" w14:textId="49F93C8B" w:rsidR="000D6FCD" w:rsidRDefault="00000000">
      <w:pPr>
        <w:spacing w:after="160"/>
      </w:pPr>
      <w:r>
        <w:rPr>
          <w:b/>
          <w:bCs/>
        </w:rPr>
        <w:t>Teaching hospitals are the most strategically diverse, and diverging.</w:t>
      </w:r>
      <w:r>
        <w:t xml:space="preserve">  Teaching hospitals show the widest spread in strategic portfolios and are the one type group that is becoming less internally similar over time. Institutions with highly specific mandates are developing strategic directions particular to their community and mission. Ottawa Montfort's directions, for example, carry consistent francophone identity and social accountability framing across five strategic themes. Women's College Hospital articulates directions like "Lead the New Era of Sex and Gender in Health", language that reflects a specific institutional identity not replicated by any peer in the dataset. These are not minor variations in wording. They represent genuinely different strategic orientations.</w:t>
      </w:r>
    </w:p>
    <w:p w14:paraId="1927BF84" w14:textId="5190369E" w:rsidR="000D6FCD" w:rsidRDefault="00000000">
      <w:pPr>
        <w:spacing w:after="160"/>
      </w:pPr>
      <w:r>
        <w:rPr>
          <w:b/>
          <w:bCs/>
        </w:rPr>
        <w:t>Financial sustainability is a small-hospital concern.</w:t>
      </w:r>
      <w:r>
        <w:t xml:space="preserve">  This was smaller than expected. FIN is more prevalent in Small Community plans (13% of directions) than in Teaching or Specialty plans (8%). Small community hospitals, often operating on thin margins and with limited capital reserves, are more likely to make financial sustainability an explicit strategic commitment</w:t>
      </w:r>
      <w:r w:rsidR="00D2405C">
        <w:t>.</w:t>
      </w:r>
    </w:p>
    <w:p w14:paraId="24EAE5A0" w14:textId="77777777" w:rsidR="000D6FCD" w:rsidRDefault="000D6FCD">
      <w:pPr>
        <w:spacing w:after="80"/>
      </w:pPr>
    </w:p>
    <w:p w14:paraId="6277E737" w14:textId="248C369F" w:rsidR="000D6FCD" w:rsidRDefault="00000000">
      <w:pPr>
        <w:spacing w:before="200" w:after="80"/>
      </w:pPr>
      <w:r>
        <w:rPr>
          <w:b/>
          <w:bCs/>
          <w:color w:val="1F3864"/>
          <w:sz w:val="20"/>
          <w:szCs w:val="20"/>
        </w:rPr>
        <w:t>NOTABLE SHIFTS IN THEME PREVALENCE: PANDEMIC ERA TO CURRENT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495"/>
        <w:gridCol w:w="899"/>
        <w:gridCol w:w="1199"/>
        <w:gridCol w:w="963"/>
        <w:gridCol w:w="1188"/>
        <w:gridCol w:w="2616"/>
      </w:tblGrid>
      <w:tr w:rsidR="000D6FCD" w14:paraId="1A81A433" w14:textId="77777777">
        <w:trPr>
          <w:tblHeader/>
        </w:trPr>
        <w:tc>
          <w:tcPr>
            <w:tcW w:w="2494"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2CEE1CBF" w14:textId="77777777" w:rsidR="000D6FCD" w:rsidRDefault="00000000">
            <w:r>
              <w:rPr>
                <w:b/>
                <w:bCs/>
                <w:color w:val="FFFFFF"/>
                <w:sz w:val="20"/>
                <w:szCs w:val="20"/>
              </w:rPr>
              <w:t>Theme</w:t>
            </w:r>
          </w:p>
        </w:tc>
        <w:tc>
          <w:tcPr>
            <w:tcW w:w="8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5D19737" w14:textId="321848D4" w:rsidR="000D6FCD" w:rsidRDefault="00000000">
            <w:pPr>
              <w:jc w:val="center"/>
            </w:pPr>
            <w:r>
              <w:rPr>
                <w:b/>
                <w:bCs/>
                <w:color w:val="FFFFFF"/>
                <w:sz w:val="20"/>
                <w:szCs w:val="20"/>
              </w:rPr>
              <w:t>Pandemic Era</w:t>
            </w:r>
          </w:p>
        </w:tc>
        <w:tc>
          <w:tcPr>
            <w:tcW w:w="11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4A2EBEE" w14:textId="68AEC966" w:rsidR="000D6FCD" w:rsidRDefault="00000000">
            <w:pPr>
              <w:jc w:val="center"/>
            </w:pPr>
            <w:r>
              <w:rPr>
                <w:b/>
                <w:bCs/>
                <w:color w:val="FFFFFF"/>
                <w:sz w:val="20"/>
                <w:szCs w:val="20"/>
              </w:rPr>
              <w:t>Recovery</w:t>
            </w:r>
          </w:p>
        </w:tc>
        <w:tc>
          <w:tcPr>
            <w:tcW w:w="963"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941BFDC" w14:textId="77777777" w:rsidR="000D6FCD" w:rsidRDefault="00000000">
            <w:pPr>
              <w:jc w:val="center"/>
            </w:pPr>
            <w:r>
              <w:rPr>
                <w:b/>
                <w:bCs/>
                <w:color w:val="FFFFFF"/>
                <w:sz w:val="20"/>
                <w:szCs w:val="20"/>
              </w:rPr>
              <w:t>Current</w:t>
            </w:r>
          </w:p>
        </w:tc>
        <w:tc>
          <w:tcPr>
            <w:tcW w:w="1188"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A6A2FD0" w14:textId="77777777" w:rsidR="000D6FCD" w:rsidRDefault="00000000">
            <w:pPr>
              <w:jc w:val="center"/>
            </w:pPr>
            <w:r>
              <w:rPr>
                <w:b/>
                <w:bCs/>
                <w:color w:val="FFFFFF"/>
                <w:sz w:val="20"/>
                <w:szCs w:val="20"/>
              </w:rPr>
              <w:t>Shift</w:t>
            </w:r>
          </w:p>
        </w:tc>
        <w:tc>
          <w:tcPr>
            <w:tcW w:w="2616"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6B9370C" w14:textId="77777777" w:rsidR="000D6FCD" w:rsidRDefault="00000000">
            <w:r>
              <w:rPr>
                <w:b/>
                <w:bCs/>
                <w:color w:val="FFFFFF"/>
                <w:sz w:val="20"/>
                <w:szCs w:val="20"/>
              </w:rPr>
              <w:t>Interpretation</w:t>
            </w:r>
          </w:p>
        </w:tc>
      </w:tr>
      <w:tr w:rsidR="000D6FCD" w14:paraId="0CE7DFC2"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A84EE06" w14:textId="77777777" w:rsidR="000D6FCD" w:rsidRDefault="00000000">
            <w:r>
              <w:rPr>
                <w:sz w:val="19"/>
                <w:szCs w:val="19"/>
              </w:rPr>
              <w:t>WRK, Workforce &amp; People</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8AC508B" w14:textId="77777777" w:rsidR="000D6FCD" w:rsidRDefault="00000000">
            <w:pPr>
              <w:jc w:val="center"/>
            </w:pPr>
            <w:r>
              <w:rPr>
                <w:sz w:val="20"/>
                <w:szCs w:val="20"/>
              </w:rPr>
              <w:t>75%</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59AC1C8" w14:textId="77777777" w:rsidR="000D6FCD" w:rsidRDefault="00000000">
            <w:pPr>
              <w:jc w:val="center"/>
            </w:pPr>
            <w:r>
              <w:rPr>
                <w:sz w:val="20"/>
                <w:szCs w:val="20"/>
              </w:rPr>
              <w:t>93%</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D08F4F6" w14:textId="77777777" w:rsidR="000D6FCD" w:rsidRDefault="00000000">
            <w:pPr>
              <w:jc w:val="center"/>
            </w:pPr>
            <w:r>
              <w:rPr>
                <w:sz w:val="20"/>
                <w:szCs w:val="20"/>
              </w:rPr>
              <w:t>91%</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BAA835E" w14:textId="77777777" w:rsidR="000D6FCD" w:rsidRDefault="00000000">
            <w:pPr>
              <w:jc w:val="center"/>
            </w:pPr>
            <w:r>
              <w:rPr>
                <w:b/>
                <w:bCs/>
                <w:color w:val="1F3864"/>
                <w:sz w:val="20"/>
                <w:szCs w:val="20"/>
              </w:rPr>
              <w:t>+16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77E8CAF" w14:textId="14714CD6" w:rsidR="000D6FCD" w:rsidRDefault="00000000">
            <w:r>
              <w:rPr>
                <w:sz w:val="18"/>
                <w:szCs w:val="18"/>
              </w:rPr>
              <w:t>Step-change Recovery; near-universal and holding, staffing pressures have not eased.</w:t>
            </w:r>
          </w:p>
        </w:tc>
      </w:tr>
      <w:tr w:rsidR="000D6FCD" w14:paraId="630C5A2C" w14:textId="77777777">
        <w:tc>
          <w:tcPr>
            <w:tcW w:w="249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67FC236" w14:textId="77777777" w:rsidR="000D6FCD" w:rsidRDefault="00000000">
            <w:r>
              <w:rPr>
                <w:sz w:val="19"/>
                <w:szCs w:val="19"/>
              </w:rPr>
              <w:t>EDI, Equity, Diversity &amp; Incl</w:t>
            </w:r>
          </w:p>
        </w:tc>
        <w:tc>
          <w:tcPr>
            <w:tcW w:w="8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E4A55F3" w14:textId="77777777" w:rsidR="000D6FCD" w:rsidRDefault="00000000">
            <w:pPr>
              <w:jc w:val="center"/>
            </w:pPr>
            <w:r>
              <w:rPr>
                <w:sz w:val="20"/>
                <w:szCs w:val="20"/>
              </w:rPr>
              <w:t xml:space="preserve"> 8%</w:t>
            </w:r>
          </w:p>
        </w:tc>
        <w:tc>
          <w:tcPr>
            <w:tcW w:w="1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4D03E4A" w14:textId="77777777" w:rsidR="000D6FCD" w:rsidRDefault="00000000">
            <w:pPr>
              <w:jc w:val="center"/>
            </w:pPr>
            <w:r>
              <w:rPr>
                <w:sz w:val="20"/>
                <w:szCs w:val="20"/>
              </w:rPr>
              <w:t>32%</w:t>
            </w:r>
          </w:p>
        </w:tc>
        <w:tc>
          <w:tcPr>
            <w:tcW w:w="963"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3F2961E" w14:textId="77777777" w:rsidR="000D6FCD" w:rsidRDefault="00000000">
            <w:pPr>
              <w:jc w:val="center"/>
            </w:pPr>
            <w:r>
              <w:rPr>
                <w:sz w:val="20"/>
                <w:szCs w:val="20"/>
              </w:rPr>
              <w:t>23%</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2C75D2B1" w14:textId="77777777" w:rsidR="000D6FCD" w:rsidRDefault="00000000">
            <w:pPr>
              <w:jc w:val="center"/>
            </w:pPr>
            <w:r>
              <w:rPr>
                <w:b/>
                <w:bCs/>
                <w:color w:val="1F3864"/>
                <w:sz w:val="20"/>
                <w:szCs w:val="20"/>
              </w:rPr>
              <w:t>+15 pp</w:t>
            </w:r>
          </w:p>
        </w:tc>
        <w:tc>
          <w:tcPr>
            <w:tcW w:w="261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F20A951" w14:textId="77777777" w:rsidR="000D6FCD" w:rsidRDefault="00000000">
            <w:r>
              <w:rPr>
                <w:sz w:val="18"/>
                <w:szCs w:val="18"/>
              </w:rPr>
              <w:t>Sharp 2022–23 spike; partial retreat suggests normalization into other directions</w:t>
            </w:r>
          </w:p>
        </w:tc>
      </w:tr>
      <w:tr w:rsidR="000D6FCD" w14:paraId="2E4DFC88"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BEC2A57" w14:textId="77777777" w:rsidR="000D6FCD" w:rsidRDefault="00000000">
            <w:r>
              <w:rPr>
                <w:sz w:val="19"/>
                <w:szCs w:val="19"/>
              </w:rPr>
              <w:t>INN, Innovation &amp; Digital</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E213C12" w14:textId="77777777" w:rsidR="000D6FCD" w:rsidRDefault="00000000">
            <w:pPr>
              <w:jc w:val="center"/>
            </w:pPr>
            <w:r>
              <w:rPr>
                <w:sz w:val="20"/>
                <w:szCs w:val="20"/>
              </w:rPr>
              <w:t>25%</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C0A711B" w14:textId="77777777" w:rsidR="000D6FCD" w:rsidRDefault="00000000">
            <w:pPr>
              <w:jc w:val="center"/>
            </w:pPr>
            <w:r>
              <w:rPr>
                <w:sz w:val="20"/>
                <w:szCs w:val="20"/>
              </w:rPr>
              <w:t>20%</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7A1E83B" w14:textId="77777777" w:rsidR="000D6FCD" w:rsidRDefault="00000000">
            <w:pPr>
              <w:jc w:val="center"/>
            </w:pPr>
            <w:r>
              <w:rPr>
                <w:sz w:val="20"/>
                <w:szCs w:val="20"/>
              </w:rPr>
              <w:t>35%</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9570DF5" w14:textId="77777777" w:rsidR="000D6FCD" w:rsidRDefault="00000000">
            <w:pPr>
              <w:jc w:val="center"/>
            </w:pPr>
            <w:r>
              <w:rPr>
                <w:b/>
                <w:bCs/>
                <w:color w:val="1F3864"/>
                <w:sz w:val="20"/>
                <w:szCs w:val="20"/>
              </w:rPr>
              <w:t>+10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BBF207C" w14:textId="599D6E1B" w:rsidR="000D6FCD" w:rsidRDefault="00000000">
            <w:r>
              <w:rPr>
                <w:sz w:val="18"/>
                <w:szCs w:val="18"/>
              </w:rPr>
              <w:t>Dipped during 2022–23 before accelerating sharply in the most recent cycle; digital infrastructure became a capital priority as hospitals emerged from the acute recovery phase.</w:t>
            </w:r>
          </w:p>
        </w:tc>
      </w:tr>
      <w:tr w:rsidR="000D6FCD" w14:paraId="1A514DC8" w14:textId="77777777">
        <w:tc>
          <w:tcPr>
            <w:tcW w:w="249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0DDABD3" w14:textId="77777777" w:rsidR="000D6FCD" w:rsidRDefault="00000000">
            <w:r>
              <w:rPr>
                <w:sz w:val="19"/>
                <w:szCs w:val="19"/>
              </w:rPr>
              <w:t>INF, Infrastructure &amp; Ops</w:t>
            </w:r>
          </w:p>
        </w:tc>
        <w:tc>
          <w:tcPr>
            <w:tcW w:w="8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3157CE4" w14:textId="77777777" w:rsidR="000D6FCD" w:rsidRDefault="00000000">
            <w:pPr>
              <w:jc w:val="cente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A651C5B" w14:textId="77777777" w:rsidR="000D6FCD" w:rsidRDefault="00000000">
            <w:pPr>
              <w:jc w:val="center"/>
            </w:pPr>
            <w:r>
              <w:rPr>
                <w:sz w:val="20"/>
                <w:szCs w:val="20"/>
              </w:rPr>
              <w:t>22%</w:t>
            </w:r>
          </w:p>
        </w:tc>
        <w:tc>
          <w:tcPr>
            <w:tcW w:w="963"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3FDB916" w14:textId="77777777" w:rsidR="000D6FCD" w:rsidRDefault="00000000">
            <w:pPr>
              <w:jc w:val="center"/>
            </w:pPr>
            <w:r>
              <w:rPr>
                <w:sz w:val="20"/>
                <w:szCs w:val="20"/>
              </w:rPr>
              <w:t>26%</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7B2355F" w14:textId="77777777" w:rsidR="000D6FCD" w:rsidRDefault="00000000">
            <w:pPr>
              <w:jc w:val="center"/>
            </w:pPr>
            <w:r>
              <w:rPr>
                <w:b/>
                <w:bCs/>
                <w:color w:val="1F3864"/>
                <w:sz w:val="20"/>
                <w:szCs w:val="20"/>
              </w:rPr>
              <w:t>+9 pp</w:t>
            </w:r>
          </w:p>
        </w:tc>
        <w:tc>
          <w:tcPr>
            <w:tcW w:w="261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AB62FB6" w14:textId="0795DCC6" w:rsidR="000D6FCD" w:rsidRDefault="00000000">
            <w:r>
              <w:rPr>
                <w:sz w:val="18"/>
                <w:szCs w:val="18"/>
              </w:rPr>
              <w:t>Recovery facility investment backlogs and digital infrastructure needs</w:t>
            </w:r>
          </w:p>
        </w:tc>
      </w:tr>
      <w:tr w:rsidR="000D6FCD" w14:paraId="47576974"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C21C461" w14:textId="77777777" w:rsidR="000D6FCD" w:rsidRDefault="00000000">
            <w:r>
              <w:rPr>
                <w:sz w:val="19"/>
                <w:szCs w:val="19"/>
              </w:rPr>
              <w:t>RES, Research &amp; Academic</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6778517" w14:textId="77777777" w:rsidR="000D6FCD" w:rsidRDefault="00000000">
            <w:pPr>
              <w:jc w:val="cente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239CAF9" w14:textId="77777777" w:rsidR="000D6FCD" w:rsidRDefault="00000000">
            <w:pPr>
              <w:jc w:val="center"/>
            </w:pPr>
            <w:r>
              <w:rPr>
                <w:sz w:val="20"/>
                <w:szCs w:val="20"/>
              </w:rPr>
              <w:t>15%</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E2CA9F7" w14:textId="77777777" w:rsidR="000D6FCD" w:rsidRDefault="00000000">
            <w:pPr>
              <w:jc w:val="center"/>
            </w:pPr>
            <w:r>
              <w:rPr>
                <w:sz w:val="20"/>
                <w:szCs w:val="20"/>
              </w:rPr>
              <w:t>40%</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72815E11" w14:textId="77777777" w:rsidR="000D6FCD" w:rsidRDefault="00000000">
            <w:pPr>
              <w:jc w:val="center"/>
            </w:pPr>
            <w:r>
              <w:rPr>
                <w:b/>
                <w:bCs/>
                <w:color w:val="1F3864"/>
                <w:sz w:val="20"/>
                <w:szCs w:val="20"/>
              </w:rPr>
              <w:t>+23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8029D3F" w14:textId="77777777" w:rsidR="000D6FCD" w:rsidRDefault="00000000">
            <w:r>
              <w:rPr>
                <w:sz w:val="18"/>
                <w:szCs w:val="18"/>
              </w:rPr>
              <w:t>Type-composition effect: Large Community hospitals are newly entering the research space</w:t>
            </w:r>
          </w:p>
        </w:tc>
      </w:tr>
    </w:tbl>
    <w:p w14:paraId="7F7572BC" w14:textId="1B435F0A" w:rsidR="000D6FCD" w:rsidRDefault="00000000">
      <w:pPr>
        <w:spacing w:before="60" w:after="220"/>
      </w:pPr>
      <w:r>
        <w:rPr>
          <w:i/>
          <w:iCs/>
          <w:color w:val="5D6D7E"/>
          <w:sz w:val="18"/>
          <w:szCs w:val="18"/>
        </w:rPr>
        <w:lastRenderedPageBreak/>
        <w:t>Hospital prevalence = % of hospitals in each era with at least one direction in the theme. Pandemic Era n=12; interpret directionally. RES shift is a type-composition effect, see Section 3f.</w:t>
      </w:r>
    </w:p>
    <w:p w14:paraId="57BF9034" w14:textId="77777777" w:rsidR="000D6FCD" w:rsidRDefault="000D6FCD">
      <w:pPr>
        <w:pBdr>
          <w:bottom w:val="single" w:sz="8" w:space="1" w:color="2E75B6"/>
        </w:pBdr>
        <w:spacing w:before="240" w:after="240"/>
      </w:pPr>
    </w:p>
    <w:p w14:paraId="6B0C091C" w14:textId="77777777" w:rsidR="000D6FCD" w:rsidRDefault="00000000">
      <w:pPr>
        <w:pStyle w:val="Heading1"/>
      </w:pPr>
      <w:r>
        <w:t>4.  A Bridge to Performance</w:t>
      </w:r>
    </w:p>
    <w:p w14:paraId="47C6586E" w14:textId="02A1C493" w:rsidR="000D6FCD" w:rsidRDefault="00000000">
      <w:pPr>
        <w:spacing w:after="160"/>
      </w:pPr>
      <w:r>
        <w:t>Describing what hospitals say their strategic priorities are is the first step. The more important question is whether those stated priorities connect to anything real, whether hospitals with stronger financial strategies manage their finances better, whether hospitals with explicit quality commitments deliver better patient outcomes, and whether any of this shows up in the data at all.</w:t>
      </w:r>
    </w:p>
    <w:p w14:paraId="1F3B451C" w14:textId="77777777" w:rsidR="000D6FCD" w:rsidRDefault="00000000">
      <w:pPr>
        <w:spacing w:after="160"/>
      </w:pPr>
      <w:r>
        <w:t>We have already begun that linkage. We used seven years of data from the Ministry of Health’s Hospital Information Tables (HIT) as our source of financial information.</w:t>
      </w:r>
    </w:p>
    <w:p w14:paraId="3FD71226" w14:textId="77777777" w:rsidR="000D6FCD" w:rsidRDefault="000D6FCD">
      <w:pPr>
        <w:spacing w:after="100"/>
      </w:pPr>
    </w:p>
    <w:tbl>
      <w:tblPr>
        <w:tblW w:w="9360" w:type="dxa"/>
        <w:tblLayout w:type="fixed"/>
        <w:tblCellMar>
          <w:top w:w="120" w:type="dxa"/>
          <w:left w:w="200" w:type="dxa"/>
          <w:bottom w:w="120" w:type="dxa"/>
          <w:right w:w="180" w:type="dxa"/>
        </w:tblCellMar>
        <w:tblLook w:val="0000" w:firstRow="0" w:lastRow="0" w:firstColumn="0" w:lastColumn="0" w:noHBand="0" w:noVBand="0"/>
      </w:tblPr>
      <w:tblGrid>
        <w:gridCol w:w="9360"/>
      </w:tblGrid>
      <w:tr w:rsidR="000D6FCD" w14:paraId="04809116" w14:textId="77777777">
        <w:tc>
          <w:tcPr>
            <w:tcW w:w="9360" w:type="dxa"/>
            <w:tcBorders>
              <w:top w:val="single" w:sz="12" w:space="0" w:color="1F3864"/>
              <w:left w:val="single" w:sz="20" w:space="0" w:color="1F3864"/>
              <w:bottom w:val="single" w:sz="12" w:space="0" w:color="1F3864"/>
              <w:right w:val="single" w:sz="4" w:space="0" w:color="1F3864"/>
            </w:tcBorders>
            <w:shd w:val="clear" w:color="auto" w:fill="EFF5FB"/>
          </w:tcPr>
          <w:p w14:paraId="38E00084" w14:textId="77777777" w:rsidR="000D6FCD" w:rsidRDefault="00000000">
            <w:r>
              <w:rPr>
                <w:i/>
                <w:iCs/>
                <w:color w:val="1F3864"/>
              </w:rPr>
              <w:t xml:space="preserve">The initial finding is a clean null result: hospitals with strategic plans do not show detectably different financial trajectories from hospitals without them, and hospitals that explicitly name financial sustainability as a strategic priority do not perform measurably better on cost control or revenue growth than those that do not. The detailed findings will be released later as a separate document. </w:t>
            </w:r>
          </w:p>
        </w:tc>
      </w:tr>
    </w:tbl>
    <w:p w14:paraId="534AB742" w14:textId="77777777" w:rsidR="000D6FCD" w:rsidRDefault="000D6FCD">
      <w:pPr>
        <w:spacing w:after="100"/>
      </w:pPr>
    </w:p>
    <w:p w14:paraId="746536A4" w14:textId="12FEE8E3" w:rsidR="000D6FCD" w:rsidRDefault="00000000">
      <w:pPr>
        <w:spacing w:after="160"/>
      </w:pPr>
      <w:r>
        <w:t>This is a substantive finding, and an important one for anyone who takes strategic planning seriously.</w:t>
      </w:r>
    </w:p>
    <w:p w14:paraId="6F357737" w14:textId="455F8A4E" w:rsidR="005456A4" w:rsidRDefault="00000000">
      <w:pPr>
        <w:spacing w:after="160"/>
      </w:pPr>
      <w:r>
        <w:t xml:space="preserve">Financial performance in Ontario hospitals is heavily governed by provincial funding formulas, HSAA balanced-budget requirements, province-wide labour adjustments, and sector-wide funding </w:t>
      </w:r>
      <w:r w:rsidR="00D2405C">
        <w:t>changes</w:t>
      </w:r>
      <w:r>
        <w:t xml:space="preserve">, forces that affect every hospital regardless of its strategic choices. The Ministry's financial reporting series powerfully captures those system-level pressures. What it may not capture is the effect of individual hospital strategy operating within that system. </w:t>
      </w:r>
    </w:p>
    <w:p w14:paraId="712B69AC" w14:textId="77777777" w:rsidR="000D6FCD" w:rsidRDefault="00000000">
      <w:pPr>
        <w:spacing w:after="160"/>
      </w:pPr>
      <w:r>
        <w:t>The more sensitive tests are coming. We are building linkages to Mission Vision, Values,  CIHI quality indicators, and others, where individual hospital strategic choices may leave a more detectable trace than in financial data. Beyond the data, there is a governance question that no dataset can answer directly: do strategic themes actually surface in board deliberations, or do plans sit on the shelf while boards focus on other things? The real test of whether strategic planning in Ontario hospitals is operational or ceremonial.</w:t>
      </w:r>
    </w:p>
    <w:p w14:paraId="2981CC85" w14:textId="77777777" w:rsidR="000D6FCD" w:rsidRDefault="000D6FCD">
      <w:pPr>
        <w:spacing w:after="80"/>
      </w:pPr>
    </w:p>
    <w:tbl>
      <w:tblPr>
        <w:tblW w:w="9360" w:type="dxa"/>
        <w:tblLayout w:type="fixed"/>
        <w:tblCellMar>
          <w:top w:w="120" w:type="dxa"/>
          <w:left w:w="200" w:type="dxa"/>
          <w:bottom w:w="120" w:type="dxa"/>
          <w:right w:w="180" w:type="dxa"/>
        </w:tblCellMar>
        <w:tblLook w:val="0000" w:firstRow="0" w:lastRow="0" w:firstColumn="0" w:lastColumn="0" w:noHBand="0" w:noVBand="0"/>
      </w:tblPr>
      <w:tblGrid>
        <w:gridCol w:w="9360"/>
      </w:tblGrid>
      <w:tr w:rsidR="000D6FCD" w14:paraId="6DBE576A" w14:textId="77777777">
        <w:tc>
          <w:tcPr>
            <w:tcW w:w="9360" w:type="dxa"/>
            <w:tcBorders>
              <w:top w:val="single" w:sz="12" w:space="0" w:color="1F3864"/>
              <w:left w:val="single" w:sz="20" w:space="0" w:color="1F3864"/>
              <w:bottom w:val="single" w:sz="12" w:space="0" w:color="1F3864"/>
              <w:right w:val="single" w:sz="4" w:space="0" w:color="1F3864"/>
            </w:tcBorders>
            <w:shd w:val="clear" w:color="auto" w:fill="EFF5FB"/>
          </w:tcPr>
          <w:p w14:paraId="738FC67B" w14:textId="77777777" w:rsidR="000D6FCD" w:rsidRDefault="00000000">
            <w:r>
              <w:rPr>
                <w:i/>
                <w:iCs/>
                <w:color w:val="1F3864"/>
              </w:rPr>
              <w:t>Board members and CEOs should ask: when did the board last have a substantive conversation grounded in what the strategic plan actually says and what has been accomplished? The answer to that question may be more revealing than anything in the plan itself.</w:t>
            </w:r>
          </w:p>
        </w:tc>
      </w:tr>
    </w:tbl>
    <w:p w14:paraId="3A2C6BBA" w14:textId="77777777" w:rsidR="000D6FCD" w:rsidRDefault="000D6FCD">
      <w:pPr>
        <w:spacing w:after="80"/>
      </w:pPr>
    </w:p>
    <w:p w14:paraId="552D9FE7" w14:textId="77777777" w:rsidR="000D6FCD" w:rsidRDefault="000D6FCD">
      <w:pPr>
        <w:pBdr>
          <w:bottom w:val="single" w:sz="8" w:space="1" w:color="2E75B6"/>
        </w:pBdr>
        <w:spacing w:before="240" w:after="240"/>
      </w:pPr>
    </w:p>
    <w:p w14:paraId="525C38E2" w14:textId="77777777" w:rsidR="000D6FCD" w:rsidRDefault="00000000">
      <w:pPr>
        <w:pStyle w:val="Heading1"/>
      </w:pPr>
      <w:r>
        <w:lastRenderedPageBreak/>
        <w:t>5.  Next Steps and an Invitation</w:t>
      </w:r>
    </w:p>
    <w:p w14:paraId="36FF1962" w14:textId="7D499D09" w:rsidR="000D6FCD" w:rsidRDefault="00000000">
      <w:pPr>
        <w:spacing w:after="160"/>
      </w:pPr>
      <w:r>
        <w:t>This analysis is the first systematic, sector-wide picture of Ontario public hospitals' strategic priorities. We believe it has practical value, for board members comparing their hospital's focus against peers, for health system leaders tracking sector-wide trends, and for researchers asking whether stated priorities connect to measurable outcomes.</w:t>
      </w:r>
    </w:p>
    <w:p w14:paraId="737D91ED" w14:textId="0C1A6626" w:rsidR="000D6FCD" w:rsidRDefault="00000000">
      <w:pPr>
        <w:spacing w:after="160"/>
      </w:pPr>
      <w:r>
        <w:t>Our next steps include CIHI quality indicator linkage and a deeper look at what makes some hospitals' strategic plans genuinely distinctive, not just in the themes they address but in the specificity and ambition of how they articulate their commitments. The dataset also positions us to track how sector-wide strategic priorities shift across future planning cycles.</w:t>
      </w:r>
    </w:p>
    <w:p w14:paraId="33541C52" w14:textId="77777777" w:rsidR="000D6FCD" w:rsidRDefault="00000000">
      <w:pPr>
        <w:spacing w:after="160"/>
      </w:pPr>
      <w:r>
        <w:t>We are planning to make the core dataset available to researchers and governance practitioners. If you work in Ontario hospital governance, as a board member, executive, or health system leader, and want to discuss what this analysis reveals about your organization or the sector, we welcome the conversation.</w:t>
      </w:r>
    </w:p>
    <w:p w14:paraId="3CCF4CEE" w14:textId="77777777" w:rsidR="000D6FCD" w:rsidRDefault="000D6FCD">
      <w:pPr>
        <w:spacing w:after="300"/>
      </w:pPr>
    </w:p>
    <w:p w14:paraId="77C729D0" w14:textId="77777777" w:rsidR="000D6FCD" w:rsidRDefault="00000000">
      <w:pPr>
        <w:spacing w:after="60"/>
        <w:jc w:val="center"/>
      </w:pPr>
      <w:r>
        <w:rPr>
          <w:b/>
          <w:bCs/>
          <w:color w:val="1F3864"/>
          <w:sz w:val="26"/>
          <w:szCs w:val="26"/>
        </w:rPr>
        <w:t>HospitalIntelligenceR</w:t>
      </w:r>
    </w:p>
    <w:p w14:paraId="2E9C0B39" w14:textId="77777777" w:rsidR="000D6FCD" w:rsidRDefault="00000000">
      <w:pPr>
        <w:spacing w:after="60"/>
        <w:jc w:val="center"/>
      </w:pPr>
      <w:r>
        <w:rPr>
          <w:color w:val="5D6D7E"/>
          <w:sz w:val="20"/>
          <w:szCs w:val="20"/>
        </w:rPr>
        <w:t>Ontario, Canada  |  May 2026</w:t>
      </w:r>
    </w:p>
    <w:p w14:paraId="33674A85" w14:textId="77777777" w:rsidR="000D6FCD" w:rsidRDefault="00000000">
      <w:pPr>
        <w:jc w:val="center"/>
      </w:pPr>
      <w:r>
        <w:rPr>
          <w:i/>
          <w:iCs/>
          <w:color w:val="5D6D7E"/>
          <w:sz w:val="18"/>
          <w:szCs w:val="18"/>
        </w:rPr>
        <w:t>Data collected and analyzed using the HospitalIntelligenceR platform (R + Claude AI API)</w:t>
      </w:r>
    </w:p>
    <w:sectPr w:rsidR="000D6FCD">
      <w:headerReference w:type="default" r:id="rId12"/>
      <w:footerReference w:type="default" r:id="rId13"/>
      <w:headerReference w:type="first" r:id="rId14"/>
      <w:footerReference w:type="first" r:id="rId15"/>
      <w:pgSz w:w="12240" w:h="15840"/>
      <w:pgMar w:top="1440" w:right="1440" w:bottom="1440" w:left="1440" w:header="708"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wis Hooper" w:date="2026-06-14T13:05:00Z" w:initials="LH">
    <w:p w14:paraId="12836C47" w14:textId="77777777" w:rsidR="000A35A4" w:rsidRDefault="00F57AC1" w:rsidP="000A35A4">
      <w:pPr>
        <w:pStyle w:val="CommentText"/>
      </w:pPr>
      <w:r>
        <w:rPr>
          <w:rStyle w:val="CommentReference"/>
        </w:rPr>
        <w:annotationRef/>
      </w:r>
      <w:r w:rsidR="000A35A4">
        <w:t>edit</w:t>
      </w:r>
    </w:p>
  </w:comment>
  <w:comment w:id="16" w:author="Lewis Hooper" w:date="2026-06-14T15:03:00Z" w:initials="LH">
    <w:p w14:paraId="1FD1FC9C" w14:textId="77777777" w:rsidR="00B9705B" w:rsidRDefault="00B9705B" w:rsidP="00B9705B">
      <w:pPr>
        <w:pStyle w:val="CommentText"/>
      </w:pPr>
      <w:r>
        <w:rPr>
          <w:rStyle w:val="CommentReference"/>
        </w:rPr>
        <w:annotationRef/>
      </w:r>
      <w:r>
        <w:t xml:space="preserve">We fixed the data error here preiously somehow this didn’t get updated.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836C47" w15:done="0"/>
  <w15:commentEx w15:paraId="1FD1FC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C71AF2" w16cex:dateUtc="2026-06-14T17:05:00Z"/>
  <w16cex:commentExtensible w16cex:durableId="51E24A22" w16cex:dateUtc="2026-06-14T19:03:00Z"/>
</w16cex:commentsExtensible>
</file>

<file path=word/commentsExtensible0.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7E8448" w16cex:dateUtc="2026-05-19T18:55:2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836C47" w16cid:durableId="70C71AF2"/>
  <w16cid:commentId w16cid:paraId="1FD1FC9C" w16cid:durableId="51E24A22"/>
</w16cid:commentsIds>
</file>

<file path=word/commentsIds0.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A1606" w16cid:durableId="357E84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BC6E2" w14:textId="77777777" w:rsidR="00B47BF7" w:rsidRDefault="00B47BF7">
      <w:r>
        <w:separator/>
      </w:r>
    </w:p>
  </w:endnote>
  <w:endnote w:type="continuationSeparator" w:id="0">
    <w:p w14:paraId="5596F3FE" w14:textId="77777777" w:rsidR="00B47BF7" w:rsidRDefault="00B47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5D9F" w14:textId="01B8EFAC" w:rsidR="000D6FCD" w:rsidRDefault="00E5210C">
    <w:pPr>
      <w:pBdr>
        <w:top w:val="single" w:sz="4" w:space="1" w:color="2E75B6"/>
      </w:pBdr>
      <w:spacing w:before="80"/>
      <w:jc w:val="center"/>
    </w:pPr>
    <w:r>
      <w:rPr>
        <w:color w:val="5D6D7E"/>
        <w:sz w:val="16"/>
        <w:szCs w:val="16"/>
      </w:rPr>
      <w:t xml:space="preserve"> </w:t>
    </w:r>
    <w:r w:rsidR="00000000">
      <w:rPr>
        <w:color w:val="5D6D7E"/>
        <w:sz w:val="16"/>
        <w:szCs w:val="16"/>
      </w:rPr>
      <w:t xml:space="preserve">Page </w:t>
    </w:r>
    <w:r w:rsidR="00000000">
      <w:rPr>
        <w:color w:val="5D6D7E"/>
        <w:sz w:val="16"/>
        <w:szCs w:val="16"/>
      </w:rPr>
      <w:fldChar w:fldCharType="begin"/>
    </w:r>
    <w:r w:rsidR="00000000">
      <w:rPr>
        <w:color w:val="5D6D7E"/>
        <w:sz w:val="16"/>
        <w:szCs w:val="16"/>
      </w:rPr>
      <w:instrText xml:space="preserve"> PAGE </w:instrText>
    </w:r>
    <w:r w:rsidR="00000000">
      <w:rPr>
        <w:color w:val="5D6D7E"/>
        <w:sz w:val="16"/>
        <w:szCs w:val="16"/>
      </w:rPr>
      <w:fldChar w:fldCharType="separate"/>
    </w:r>
    <w:r w:rsidR="00000000">
      <w:rPr>
        <w:color w:val="5D6D7E"/>
        <w:sz w:val="16"/>
        <w:szCs w:val="16"/>
      </w:rPr>
      <w:t>9</w:t>
    </w:r>
    <w:r w:rsidR="00000000">
      <w:rPr>
        <w:color w:val="5D6D7E"/>
        <w:sz w:val="16"/>
        <w:szCs w:val="16"/>
      </w:rPr>
      <w:fldChar w:fldCharType="end"/>
    </w:r>
    <w:r w:rsidR="00000000">
      <w:rPr>
        <w:color w:val="5D6D7E"/>
        <w:sz w:val="16"/>
        <w:szCs w:val="16"/>
      </w:rPr>
      <w:t xml:space="preserve"> of </w:t>
    </w:r>
    <w:r w:rsidR="00000000">
      <w:rPr>
        <w:color w:val="5D6D7E"/>
        <w:sz w:val="16"/>
        <w:szCs w:val="16"/>
      </w:rPr>
      <w:fldChar w:fldCharType="begin"/>
    </w:r>
    <w:r w:rsidR="00000000">
      <w:rPr>
        <w:color w:val="5D6D7E"/>
        <w:sz w:val="16"/>
        <w:szCs w:val="16"/>
      </w:rPr>
      <w:instrText xml:space="preserve"> NUMPAGES </w:instrText>
    </w:r>
    <w:r w:rsidR="00000000">
      <w:rPr>
        <w:color w:val="5D6D7E"/>
        <w:sz w:val="16"/>
        <w:szCs w:val="16"/>
      </w:rPr>
      <w:fldChar w:fldCharType="separate"/>
    </w:r>
    <w:r w:rsidR="00000000">
      <w:rPr>
        <w:color w:val="5D6D7E"/>
        <w:sz w:val="16"/>
        <w:szCs w:val="16"/>
      </w:rPr>
      <w:t>9</w:t>
    </w:r>
    <w:r w:rsidR="00000000">
      <w:rPr>
        <w:color w:val="5D6D7E"/>
        <w:sz w:val="16"/>
        <w:szCs w:val="16"/>
      </w:rPr>
      <w:fldChar w:fldCharType="end"/>
    </w:r>
    <w:r w:rsidR="00000000">
      <w:rPr>
        <w:color w:val="5D6D7E"/>
        <w:sz w:val="16"/>
        <w:szCs w:val="16"/>
      </w:rPr>
      <w:t xml:space="preserve">   |   HospitalIntelligenceR   |   For discussion purposes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A7DF" w14:textId="77777777" w:rsidR="000D6FCD" w:rsidRDefault="00000000">
    <w:pPr>
      <w:pBdr>
        <w:top w:val="single" w:sz="4" w:space="1" w:color="2E75B6"/>
      </w:pBdr>
      <w:spacing w:before="80"/>
      <w:jc w:val="center"/>
    </w:pPr>
    <w:r>
      <w:rPr>
        <w:color w:val="5D6D7E"/>
        <w:sz w:val="16"/>
        <w:szCs w:val="16"/>
      </w:rPr>
      <w:t xml:space="preserve">Page </w:t>
    </w:r>
    <w:r>
      <w:rPr>
        <w:color w:val="5D6D7E"/>
        <w:sz w:val="16"/>
        <w:szCs w:val="16"/>
      </w:rPr>
      <w:fldChar w:fldCharType="begin"/>
    </w:r>
    <w:r>
      <w:rPr>
        <w:color w:val="5D6D7E"/>
        <w:sz w:val="16"/>
        <w:szCs w:val="16"/>
      </w:rPr>
      <w:instrText xml:space="preserve"> PAGE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 xml:space="preserve"> NUMPAGES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   HospitalIntelligenceR   |   For discussion purposes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5AF25" w14:textId="77777777" w:rsidR="00B47BF7" w:rsidRDefault="00B47BF7">
      <w:r>
        <w:separator/>
      </w:r>
    </w:p>
  </w:footnote>
  <w:footnote w:type="continuationSeparator" w:id="0">
    <w:p w14:paraId="2C0DE57E" w14:textId="77777777" w:rsidR="00B47BF7" w:rsidRDefault="00B47BF7">
      <w:r>
        <w:continuationSeparator/>
      </w:r>
    </w:p>
  </w:footnote>
  <w:footnote w:id="1">
    <w:p w14:paraId="69911522" w14:textId="307D6864" w:rsidR="00780664" w:rsidRDefault="00780664">
      <w:pPr>
        <w:pStyle w:val="FootnoteText"/>
      </w:pPr>
      <w:r>
        <w:rPr>
          <w:rStyle w:val="FootnoteReference"/>
        </w:rPr>
        <w:footnoteRef/>
      </w:r>
      <w:r>
        <w:t xml:space="preserve"> There are a few other publicly funded hospitals, but we have excluded private hospitals such as Shouldice, St. Joseph’s Infirmary, and Homewood</w:t>
      </w:r>
      <w:r w:rsidR="00877669">
        <w:t xml:space="preserve"> etc.</w:t>
      </w:r>
      <w:r>
        <w:t>, which are governed by private interests.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87BF" w14:textId="77777777" w:rsidR="000D6FCD" w:rsidRDefault="00000000">
    <w:pPr>
      <w:pBdr>
        <w:bottom w:val="single" w:sz="6" w:space="1" w:color="2E75B6"/>
      </w:pBdr>
      <w:spacing w:after="100"/>
      <w:jc w:val="right"/>
    </w:pPr>
    <w:r>
      <w:rPr>
        <w:color w:val="5D6D7E"/>
        <w:sz w:val="16"/>
        <w:szCs w:val="16"/>
      </w:rPr>
      <w:t>HospitalIntelligenceR  |  Ontario Hospital Strategic Plans  |  May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24F76" w14:textId="77777777" w:rsidR="000D6FCD" w:rsidRDefault="00000000">
    <w:pPr>
      <w:pBdr>
        <w:bottom w:val="single" w:sz="6" w:space="1" w:color="2E75B6"/>
      </w:pBdr>
      <w:spacing w:after="100"/>
      <w:jc w:val="right"/>
    </w:pPr>
    <w:r>
      <w:rPr>
        <w:color w:val="5D6D7E"/>
        <w:sz w:val="16"/>
        <w:szCs w:val="16"/>
      </w:rPr>
      <w:t>HospitalIntelligenceR  |  Ontario Hospital Strategic Plans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24FF8"/>
    <w:multiLevelType w:val="multilevel"/>
    <w:tmpl w:val="5BF2D3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450214"/>
    <w:multiLevelType w:val="multilevel"/>
    <w:tmpl w:val="E6E46BA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011180265">
    <w:abstractNumId w:val="1"/>
  </w:num>
  <w:num w:numId="2" w16cid:durableId="725840228">
    <w:abstractNumId w:val="0"/>
  </w:num>
  <w:num w:numId="3" w16cid:durableId="1007636390">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wis Hooper">
    <w15:presenceInfo w15:providerId="Windows Live" w15:userId="db4928741cc6af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CD"/>
    <w:rsid w:val="00061561"/>
    <w:rsid w:val="00084CA2"/>
    <w:rsid w:val="000A35A4"/>
    <w:rsid w:val="000D0266"/>
    <w:rsid w:val="000D6FCD"/>
    <w:rsid w:val="001127DB"/>
    <w:rsid w:val="00193F6E"/>
    <w:rsid w:val="00195074"/>
    <w:rsid w:val="001A59A6"/>
    <w:rsid w:val="001F7B9C"/>
    <w:rsid w:val="00215E86"/>
    <w:rsid w:val="0023522D"/>
    <w:rsid w:val="002548E7"/>
    <w:rsid w:val="003307DE"/>
    <w:rsid w:val="00346911"/>
    <w:rsid w:val="003570AF"/>
    <w:rsid w:val="003B0483"/>
    <w:rsid w:val="003F54D1"/>
    <w:rsid w:val="00435780"/>
    <w:rsid w:val="004D0805"/>
    <w:rsid w:val="00522590"/>
    <w:rsid w:val="005456A4"/>
    <w:rsid w:val="005630BC"/>
    <w:rsid w:val="005656B3"/>
    <w:rsid w:val="00605ACE"/>
    <w:rsid w:val="006B161B"/>
    <w:rsid w:val="00780664"/>
    <w:rsid w:val="00853155"/>
    <w:rsid w:val="00877669"/>
    <w:rsid w:val="0097259F"/>
    <w:rsid w:val="00996A3C"/>
    <w:rsid w:val="00A17C40"/>
    <w:rsid w:val="00AF7DA3"/>
    <w:rsid w:val="00B47BF7"/>
    <w:rsid w:val="00B9705B"/>
    <w:rsid w:val="00B97597"/>
    <w:rsid w:val="00C252E3"/>
    <w:rsid w:val="00C55BB5"/>
    <w:rsid w:val="00C626CC"/>
    <w:rsid w:val="00CB50D4"/>
    <w:rsid w:val="00D2405C"/>
    <w:rsid w:val="00D52C81"/>
    <w:rsid w:val="00DC78B7"/>
    <w:rsid w:val="00DF2305"/>
    <w:rsid w:val="00E5210C"/>
    <w:rsid w:val="00E93A74"/>
    <w:rsid w:val="00EA077E"/>
    <w:rsid w:val="00EA4C0F"/>
    <w:rsid w:val="00EF3AF9"/>
    <w:rsid w:val="00EF69A9"/>
    <w:rsid w:val="00F112DB"/>
    <w:rsid w:val="00F16A49"/>
    <w:rsid w:val="00F344CC"/>
    <w:rsid w:val="00F35AC6"/>
    <w:rsid w:val="00F57AC1"/>
    <w:rsid w:val="00F7296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3FBBB"/>
  <w15:docId w15:val="{81842279-629C-43DD-B889-3B171680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F372C3"/>
    <w:rPr>
      <w:sz w:val="16"/>
      <w:szCs w:val="16"/>
    </w:rPr>
  </w:style>
  <w:style w:type="character" w:customStyle="1" w:styleId="CommentTextChar">
    <w:name w:val="Comment Text Char"/>
    <w:basedOn w:val="DefaultParagraphFont"/>
    <w:link w:val="CommentText"/>
    <w:uiPriority w:val="99"/>
    <w:qFormat/>
    <w:rsid w:val="00F372C3"/>
    <w:rPr>
      <w:sz w:val="20"/>
      <w:szCs w:val="20"/>
    </w:rPr>
  </w:style>
  <w:style w:type="character" w:customStyle="1" w:styleId="CommentSubjectChar">
    <w:name w:val="Comment Subject Char"/>
    <w:basedOn w:val="CommentTextChar"/>
    <w:link w:val="CommentSubject"/>
    <w:uiPriority w:val="99"/>
    <w:semiHidden/>
    <w:qFormat/>
    <w:rsid w:val="00F372C3"/>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CommentText">
    <w:name w:val="annotation text"/>
    <w:basedOn w:val="Normal"/>
    <w:link w:val="CommentTextChar"/>
    <w:uiPriority w:val="99"/>
    <w:unhideWhenUsed/>
    <w:rsid w:val="00F372C3"/>
    <w:rPr>
      <w:sz w:val="20"/>
      <w:szCs w:val="20"/>
    </w:rPr>
  </w:style>
  <w:style w:type="paragraph" w:styleId="CommentSubject">
    <w:name w:val="annotation subject"/>
    <w:basedOn w:val="CommentText"/>
    <w:next w:val="CommentText"/>
    <w:link w:val="CommentSubjectChar"/>
    <w:uiPriority w:val="99"/>
    <w:semiHidden/>
    <w:unhideWhenUsed/>
    <w:qFormat/>
    <w:rsid w:val="00F372C3"/>
    <w:rPr>
      <w:b/>
      <w:bCs/>
    </w:rPr>
  </w:style>
  <w:style w:type="paragraph" w:styleId="Revision">
    <w:name w:val="Revision"/>
    <w:uiPriority w:val="99"/>
    <w:semiHidden/>
    <w:qFormat/>
    <w:rsid w:val="00F94E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microsoft.com/office/2018/relationships/commentsExtensible" Target="commentsExtensible0.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microsoft.com/office/2020/relationships/commentsIds" Target="commentsIds0.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F2D7F-5858-4FD6-902B-1CE387341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Pages>
  <Words>3405</Words>
  <Characters>19447</Characters>
  <Application>Microsoft Office Word</Application>
  <DocSecurity>0</DocSecurity>
  <Lines>589</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Lewis Hooper</cp:lastModifiedBy>
  <cp:revision>7</cp:revision>
  <cp:lastPrinted>2026-05-23T18:31:00Z</cp:lastPrinted>
  <dcterms:created xsi:type="dcterms:W3CDTF">2026-06-14T16:48:00Z</dcterms:created>
  <dcterms:modified xsi:type="dcterms:W3CDTF">2026-06-14T19:03:00Z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8b540935-3beb-457c-b3cb-7bc201b76093</vt:lpwstr>
  </property>
</Properties>
</file>